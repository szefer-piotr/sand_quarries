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73982" w:rsidRPr="0080032F" w:rsidRDefault="00773982">
      <w:pPr>
        <w:spacing w:before="29" w:after="29" w:line="480" w:lineRule="auto"/>
        <w:jc w:val="both"/>
        <w:rPr>
          <w:rFonts w:ascii="Times New Roman" w:hAnsi="Times New Roman" w:cs="Times New Roman"/>
          <w:sz w:val="24"/>
          <w:szCs w:val="24"/>
          <w:lang w:val="en-US"/>
        </w:rPr>
      </w:pPr>
      <w:r w:rsidRPr="0080032F">
        <w:rPr>
          <w:rFonts w:ascii="Times New Roman" w:hAnsi="Times New Roman" w:cs="Times New Roman"/>
          <w:b/>
          <w:bCs/>
          <w:kern w:val="2"/>
          <w:sz w:val="24"/>
          <w:szCs w:val="24"/>
          <w:lang w:val="la-Latn"/>
        </w:rPr>
        <w:t xml:space="preserve">Conservational value of </w:t>
      </w:r>
      <w:r w:rsidRPr="0080032F">
        <w:rPr>
          <w:rFonts w:ascii="Times New Roman" w:hAnsi="Times New Roman" w:cs="Times New Roman"/>
          <w:b/>
          <w:bCs/>
          <w:kern w:val="2"/>
          <w:sz w:val="24"/>
          <w:szCs w:val="24"/>
          <w:lang w:val="en-US"/>
        </w:rPr>
        <w:t xml:space="preserve">sand quarries based on Aculeata communities </w:t>
      </w:r>
      <w:r w:rsidRPr="0080032F">
        <w:rPr>
          <w:rFonts w:ascii="Times New Roman" w:hAnsi="Times New Roman" w:cs="Times New Roman"/>
          <w:b/>
          <w:bCs/>
          <w:kern w:val="2"/>
          <w:sz w:val="24"/>
          <w:szCs w:val="24"/>
          <w:lang w:val="la-Latn"/>
        </w:rPr>
        <w:t>change due to successional processes</w:t>
      </w:r>
    </w:p>
    <w:p w:rsidR="00773982" w:rsidRPr="0080032F" w:rsidRDefault="00773982">
      <w:pPr>
        <w:spacing w:before="29" w:after="29" w:line="480" w:lineRule="auto"/>
        <w:jc w:val="both"/>
        <w:rPr>
          <w:rFonts w:ascii="Times New Roman" w:hAnsi="Times New Roman" w:cs="Times New Roman"/>
          <w:sz w:val="24"/>
          <w:szCs w:val="24"/>
          <w:lang w:val="la-Latn"/>
        </w:rPr>
      </w:pPr>
    </w:p>
    <w:p w:rsidR="00773982" w:rsidRPr="0080032F" w:rsidRDefault="00773982">
      <w:pPr>
        <w:spacing w:before="29" w:after="29" w:line="480" w:lineRule="auto"/>
        <w:jc w:val="both"/>
        <w:rPr>
          <w:rFonts w:ascii="Times New Roman" w:hAnsi="Times New Roman" w:cs="Times New Roman"/>
          <w:sz w:val="24"/>
          <w:szCs w:val="24"/>
        </w:rPr>
      </w:pPr>
      <w:r w:rsidRPr="0080032F">
        <w:rPr>
          <w:rFonts w:ascii="Times New Roman" w:hAnsi="Times New Roman" w:cs="Times New Roman"/>
          <w:sz w:val="24"/>
          <w:szCs w:val="24"/>
          <w:lang w:val="la-Latn"/>
        </w:rPr>
        <w:t>L. Twerd</w:t>
      </w:r>
      <w:r w:rsidRPr="0080032F">
        <w:rPr>
          <w:rFonts w:ascii="Times New Roman" w:hAnsi="Times New Roman" w:cs="Times New Roman"/>
          <w:sz w:val="24"/>
          <w:szCs w:val="24"/>
          <w:vertAlign w:val="superscript"/>
          <w:lang w:val="la-Latn"/>
        </w:rPr>
        <w:t>a</w:t>
      </w:r>
      <w:r w:rsidRPr="0080032F">
        <w:rPr>
          <w:rFonts w:ascii="Times New Roman" w:hAnsi="Times New Roman" w:cs="Times New Roman"/>
          <w:sz w:val="24"/>
          <w:szCs w:val="24"/>
          <w:lang w:val="la-Latn"/>
        </w:rPr>
        <w:t>, P. Szefer</w:t>
      </w:r>
      <w:r w:rsidRPr="0080032F">
        <w:rPr>
          <w:rFonts w:ascii="Times New Roman" w:hAnsi="Times New Roman" w:cs="Times New Roman"/>
          <w:sz w:val="24"/>
          <w:szCs w:val="24"/>
          <w:vertAlign w:val="superscript"/>
          <w:lang w:val="la-Latn"/>
        </w:rPr>
        <w:t>b,</w:t>
      </w:r>
      <w:r w:rsidRPr="0080032F">
        <w:rPr>
          <w:rFonts w:ascii="Times New Roman" w:hAnsi="Times New Roman" w:cs="Times New Roman"/>
          <w:sz w:val="24"/>
          <w:szCs w:val="24"/>
          <w:lang w:val="la-Latn"/>
        </w:rPr>
        <w:t>*, A. Sobieraj-Betlińska</w:t>
      </w:r>
      <w:r w:rsidRPr="0080032F">
        <w:rPr>
          <w:rFonts w:ascii="Times New Roman" w:hAnsi="Times New Roman" w:cs="Times New Roman"/>
          <w:sz w:val="24"/>
          <w:szCs w:val="24"/>
          <w:vertAlign w:val="superscript"/>
          <w:lang w:val="la-Latn"/>
        </w:rPr>
        <w:t>a</w:t>
      </w:r>
      <w:r w:rsidRPr="0080032F">
        <w:rPr>
          <w:rFonts w:ascii="Times New Roman" w:hAnsi="Times New Roman" w:cs="Times New Roman"/>
          <w:sz w:val="24"/>
          <w:szCs w:val="24"/>
          <w:lang w:val="la-Latn"/>
        </w:rPr>
        <w:t>, P. Olszewski</w:t>
      </w:r>
      <w:r w:rsidRPr="0080032F">
        <w:rPr>
          <w:rFonts w:ascii="Times New Roman" w:hAnsi="Times New Roman" w:cs="Times New Roman"/>
          <w:sz w:val="24"/>
          <w:szCs w:val="24"/>
          <w:vertAlign w:val="superscript"/>
          <w:lang w:val="la-Latn"/>
        </w:rPr>
        <w:t>c</w:t>
      </w:r>
    </w:p>
    <w:p w:rsidR="00773982" w:rsidRPr="0080032F" w:rsidRDefault="00773982">
      <w:pPr>
        <w:spacing w:before="29" w:after="29" w:line="480" w:lineRule="auto"/>
        <w:jc w:val="both"/>
        <w:rPr>
          <w:rFonts w:ascii="Times New Roman" w:hAnsi="Times New Roman" w:cs="Times New Roman"/>
          <w:sz w:val="24"/>
          <w:szCs w:val="24"/>
          <w:lang w:val="la-Latn"/>
        </w:rPr>
      </w:pPr>
    </w:p>
    <w:p w:rsidR="00773982" w:rsidRPr="0080032F" w:rsidRDefault="00773982">
      <w:pPr>
        <w:spacing w:before="29" w:after="29" w:line="480" w:lineRule="auto"/>
        <w:jc w:val="both"/>
        <w:rPr>
          <w:rFonts w:ascii="Times New Roman" w:hAnsi="Times New Roman" w:cs="Times New Roman"/>
          <w:sz w:val="20"/>
          <w:szCs w:val="20"/>
          <w:lang w:val="en-US"/>
        </w:rPr>
      </w:pPr>
      <w:r w:rsidRPr="0080032F">
        <w:rPr>
          <w:rFonts w:ascii="Times New Roman" w:hAnsi="Times New Roman" w:cs="Times New Roman"/>
          <w:sz w:val="20"/>
          <w:szCs w:val="20"/>
          <w:vertAlign w:val="superscript"/>
          <w:lang w:val="la-Latn"/>
        </w:rPr>
        <w:t xml:space="preserve">a </w:t>
      </w:r>
      <w:r w:rsidRPr="0080032F">
        <w:rPr>
          <w:rFonts w:ascii="Times New Roman" w:hAnsi="Times New Roman" w:cs="Times New Roman"/>
          <w:i/>
          <w:iCs/>
          <w:sz w:val="20"/>
          <w:szCs w:val="20"/>
          <w:highlight w:val="white"/>
          <w:lang w:val="la-Latn"/>
        </w:rPr>
        <w:t>Department of Environmental Biology</w:t>
      </w:r>
      <w:r w:rsidRPr="0080032F">
        <w:rPr>
          <w:rFonts w:ascii="Times New Roman" w:hAnsi="Times New Roman" w:cs="Times New Roman"/>
          <w:i/>
          <w:iCs/>
          <w:sz w:val="20"/>
          <w:szCs w:val="20"/>
          <w:lang w:val="la-Latn"/>
        </w:rPr>
        <w:t xml:space="preserve">, Kazimierz Wielki University, Ossolińskich 12, </w:t>
      </w:r>
      <w:r w:rsidRPr="0080032F">
        <w:rPr>
          <w:rFonts w:ascii="Times New Roman" w:hAnsi="Times New Roman" w:cs="Times New Roman"/>
          <w:i/>
          <w:iCs/>
          <w:sz w:val="20"/>
          <w:szCs w:val="20"/>
          <w:lang w:val="la-Latn"/>
        </w:rPr>
        <w:br/>
        <w:t>85-093 Bydgoszcz, Poland.</w:t>
      </w:r>
    </w:p>
    <w:p w:rsidR="00773982" w:rsidRPr="0080032F" w:rsidRDefault="00773982">
      <w:pPr>
        <w:spacing w:before="29" w:after="29" w:line="480" w:lineRule="auto"/>
        <w:jc w:val="both"/>
        <w:rPr>
          <w:rFonts w:ascii="Times New Roman" w:hAnsi="Times New Roman" w:cs="Times New Roman"/>
          <w:sz w:val="20"/>
          <w:szCs w:val="20"/>
          <w:lang w:val="en-US"/>
        </w:rPr>
      </w:pPr>
      <w:r w:rsidRPr="0080032F">
        <w:rPr>
          <w:rFonts w:ascii="Times New Roman" w:hAnsi="Times New Roman" w:cs="Times New Roman"/>
          <w:sz w:val="20"/>
          <w:szCs w:val="20"/>
          <w:vertAlign w:val="superscript"/>
          <w:lang w:val="la-Latn"/>
        </w:rPr>
        <w:t>b</w:t>
      </w:r>
      <w:r w:rsidRPr="0080032F">
        <w:rPr>
          <w:rFonts w:ascii="Times New Roman" w:hAnsi="Times New Roman" w:cs="Times New Roman"/>
          <w:i/>
          <w:iCs/>
          <w:sz w:val="20"/>
          <w:szCs w:val="20"/>
          <w:lang w:val="la-Latn"/>
        </w:rPr>
        <w:t>Faculty of Science, University of South Bohemia, České Budějovice, Czech Republic; Biology Centre, Institute of Entomology, Czech Academy of Sciences, České Budějovice, Czech Republic.</w:t>
      </w:r>
    </w:p>
    <w:p w:rsidR="00773982" w:rsidRPr="0080032F" w:rsidRDefault="00773982">
      <w:pPr>
        <w:spacing w:before="29" w:after="29" w:line="480" w:lineRule="auto"/>
        <w:jc w:val="both"/>
        <w:rPr>
          <w:rFonts w:ascii="Times New Roman" w:hAnsi="Times New Roman" w:cs="Times New Roman"/>
          <w:sz w:val="20"/>
          <w:szCs w:val="20"/>
          <w:lang w:val="en-US"/>
        </w:rPr>
      </w:pPr>
      <w:r w:rsidRPr="0080032F">
        <w:rPr>
          <w:rFonts w:ascii="Times New Roman" w:hAnsi="Times New Roman" w:cs="Times New Roman"/>
          <w:sz w:val="20"/>
          <w:szCs w:val="20"/>
          <w:highlight w:val="white"/>
          <w:vertAlign w:val="superscript"/>
          <w:lang w:val="la-Latn"/>
        </w:rPr>
        <w:t xml:space="preserve">c </w:t>
      </w:r>
      <w:r w:rsidRPr="0080032F">
        <w:rPr>
          <w:rFonts w:ascii="Times New Roman" w:hAnsi="Times New Roman" w:cs="Times New Roman"/>
          <w:i/>
          <w:iCs/>
          <w:sz w:val="20"/>
          <w:szCs w:val="20"/>
          <w:highlight w:val="white"/>
          <w:lang w:val="la-Latn"/>
        </w:rPr>
        <w:t>Department of Ecology and Biogeography, Copernicus University, Lwowska 1, 87-100, Toruń, Poland.</w:t>
      </w:r>
    </w:p>
    <w:p w:rsidR="00773982" w:rsidRPr="0080032F" w:rsidRDefault="00773982">
      <w:pPr>
        <w:spacing w:before="29" w:after="29" w:line="480" w:lineRule="auto"/>
        <w:jc w:val="both"/>
        <w:rPr>
          <w:rFonts w:ascii="Times New Roman" w:hAnsi="Times New Roman" w:cs="Times New Roman"/>
          <w:sz w:val="20"/>
          <w:szCs w:val="20"/>
          <w:lang w:val="en-US"/>
        </w:rPr>
      </w:pPr>
      <w:r w:rsidRPr="0080032F">
        <w:rPr>
          <w:rFonts w:ascii="Times New Roman" w:hAnsi="Times New Roman" w:cs="Times New Roman"/>
          <w:sz w:val="20"/>
          <w:szCs w:val="20"/>
          <w:lang w:val="la-Latn"/>
        </w:rPr>
        <w:t>*Corresponding author at: Faculty of Science, University of South Bohemia, České Budějovice, Czech Republic; Biology Centre, Institute of Entomology, Czech Academy of Sciences, České Budějovice, Czech Republic.</w:t>
      </w:r>
    </w:p>
    <w:p w:rsidR="00773982" w:rsidRPr="0080032F" w:rsidRDefault="00773982">
      <w:pPr>
        <w:spacing w:before="29" w:after="29" w:line="480" w:lineRule="auto"/>
        <w:jc w:val="both"/>
        <w:rPr>
          <w:rFonts w:ascii="Times New Roman" w:hAnsi="Times New Roman" w:cs="Times New Roman"/>
          <w:sz w:val="20"/>
          <w:szCs w:val="20"/>
          <w:lang w:val="la-Latn"/>
        </w:rPr>
      </w:pPr>
      <w:r w:rsidRPr="0080032F">
        <w:rPr>
          <w:rFonts w:ascii="Times New Roman" w:hAnsi="Times New Roman" w:cs="Times New Roman"/>
          <w:sz w:val="20"/>
          <w:szCs w:val="20"/>
          <w:highlight w:val="white"/>
          <w:lang w:val="la-Latn"/>
        </w:rPr>
        <w:t xml:space="preserve">E-mail address: </w:t>
      </w:r>
      <w:r w:rsidRPr="0080032F">
        <w:rPr>
          <w:rFonts w:ascii="Times New Roman" w:hAnsi="Times New Roman" w:cs="Times New Roman"/>
          <w:sz w:val="20"/>
          <w:szCs w:val="20"/>
          <w:lang w:val="la-Latn"/>
        </w:rPr>
        <w:t>szefer85@gmail.com (P. Szefer).</w:t>
      </w:r>
    </w:p>
    <w:p w:rsidR="0091393D" w:rsidRPr="0080032F" w:rsidRDefault="0091393D">
      <w:pPr>
        <w:spacing w:before="29" w:after="29" w:line="480" w:lineRule="auto"/>
        <w:jc w:val="both"/>
        <w:rPr>
          <w:rFonts w:ascii="Times New Roman" w:hAnsi="Times New Roman" w:cs="Times New Roman"/>
          <w:sz w:val="20"/>
          <w:szCs w:val="20"/>
          <w:lang w:val="en-US"/>
        </w:rPr>
        <w:sectPr w:rsidR="0091393D" w:rsidRPr="0080032F">
          <w:footerReference w:type="default" r:id="rId7"/>
          <w:pgSz w:w="11906" w:h="16838"/>
          <w:pgMar w:top="1304" w:right="1418" w:bottom="1304" w:left="1418" w:header="708" w:footer="708" w:gutter="0"/>
          <w:cols w:space="708"/>
          <w:docGrid w:linePitch="360"/>
        </w:sectPr>
      </w:pPr>
    </w:p>
    <w:p w:rsidR="00773982" w:rsidRPr="0080032F" w:rsidRDefault="00773982">
      <w:pPr>
        <w:pStyle w:val="Nagwek2"/>
        <w:spacing w:before="29" w:after="29" w:line="480" w:lineRule="auto"/>
        <w:jc w:val="both"/>
        <w:rPr>
          <w:rFonts w:ascii="Times New Roman" w:hAnsi="Times New Roman" w:cs="Times New Roman"/>
          <w:b/>
          <w:bCs/>
          <w:color w:val="auto"/>
          <w:sz w:val="24"/>
          <w:szCs w:val="24"/>
          <w:lang w:val="la-Latn"/>
        </w:rPr>
        <w:sectPr w:rsidR="00773982" w:rsidRPr="0080032F">
          <w:footerReference w:type="default" r:id="rId8"/>
          <w:type w:val="continuous"/>
          <w:pgSz w:w="11906" w:h="16838"/>
          <w:pgMar w:top="1304" w:right="1418" w:bottom="1304" w:left="1418" w:header="708" w:footer="708" w:gutter="0"/>
          <w:cols w:space="708"/>
          <w:docGrid w:linePitch="360"/>
        </w:sectPr>
      </w:pPr>
    </w:p>
    <w:p w:rsidR="00773982" w:rsidRPr="0080032F" w:rsidRDefault="00773982">
      <w:pPr>
        <w:pStyle w:val="Nagwek2"/>
        <w:spacing w:before="29" w:after="29" w:line="480" w:lineRule="auto"/>
        <w:jc w:val="both"/>
        <w:rPr>
          <w:rFonts w:ascii="Times New Roman" w:hAnsi="Times New Roman" w:cs="Times New Roman"/>
          <w:color w:val="auto"/>
          <w:sz w:val="24"/>
          <w:szCs w:val="24"/>
        </w:rPr>
      </w:pPr>
      <w:r w:rsidRPr="0080032F">
        <w:rPr>
          <w:rFonts w:ascii="Times New Roman" w:hAnsi="Times New Roman" w:cs="Times New Roman"/>
          <w:b/>
          <w:bCs/>
          <w:color w:val="auto"/>
          <w:sz w:val="24"/>
          <w:szCs w:val="24"/>
          <w:lang w:val="la-Latn"/>
        </w:rPr>
        <w:lastRenderedPageBreak/>
        <w:t>Abstract</w:t>
      </w:r>
    </w:p>
    <w:p w:rsidR="00773982" w:rsidRPr="0080032F" w:rsidRDefault="00773982">
      <w:pPr>
        <w:pStyle w:val="Textbody"/>
        <w:spacing w:before="29" w:after="29" w:line="480" w:lineRule="auto"/>
        <w:ind w:firstLine="720"/>
        <w:jc w:val="both"/>
        <w:rPr>
          <w:rFonts w:ascii="Times New Roman" w:hAnsi="Times New Roman" w:cs="Times New Roman"/>
          <w:lang w:val="pl-PL"/>
        </w:rPr>
      </w:pPr>
      <w:r w:rsidRPr="0080032F">
        <w:rPr>
          <w:rFonts w:ascii="Times New Roman" w:hAnsi="Times New Roman" w:cs="Times New Roman"/>
          <w:lang w:val="la-Latn"/>
        </w:rPr>
        <w:t xml:space="preserve">Żwirownie okazjonalnie użytkowane i nierekultywowane są istotnymi bankami bioróżnorodności zarówno w krajobrazie antropogenicznym jak i seminaturalnym. Jednakże środowiska te podlegają dynamicznym procesom sukcesyjnym, które mogą mieć istotny wpływ na ich wartość dla zachowania bioróżnorodności. </w:t>
      </w:r>
    </w:p>
    <w:p w:rsidR="00773982" w:rsidRPr="0080032F" w:rsidRDefault="00773982">
      <w:pPr>
        <w:pStyle w:val="Textbody"/>
        <w:spacing w:before="29" w:after="29" w:line="480" w:lineRule="auto"/>
        <w:ind w:firstLine="720"/>
        <w:jc w:val="both"/>
        <w:rPr>
          <w:rFonts w:ascii="Times New Roman" w:hAnsi="Times New Roman" w:cs="Times New Roman"/>
        </w:rPr>
      </w:pPr>
      <w:r w:rsidRPr="00542BC6">
        <w:rPr>
          <w:rFonts w:ascii="Times New Roman" w:hAnsi="Times New Roman" w:cs="Times New Roman"/>
          <w:lang w:val="la-Latn"/>
        </w:rPr>
        <w:t>Określiliśmy reakcję trzech grup Aculeata na sukcesyjne przekształcenia w 32 piaskowniach spanning 15 year of spontaneous succession.</w:t>
      </w:r>
      <w:r w:rsidRPr="0080032F">
        <w:rPr>
          <w:rFonts w:ascii="Times New Roman" w:hAnsi="Times New Roman" w:cs="Times New Roman"/>
          <w:lang w:val="la-Latn"/>
        </w:rPr>
        <w:t xml:space="preserve"> Skupiliśmy się na grupach prezentujących diverse trophic behaviors of larvae: roślinożercy (Apiformes), drapieżcy (Spheciformes) oraz kleptopasożyty (Apiformes, Spheciformes, Chrysididae). Grupy te </w:t>
      </w:r>
      <w:r w:rsidR="001E5BC9" w:rsidRPr="0080032F">
        <w:rPr>
          <w:rFonts w:ascii="Times New Roman" w:hAnsi="Times New Roman" w:cs="Times New Roman"/>
          <w:lang w:val="la-Latn"/>
        </w:rPr>
        <w:t>odmienni</w:t>
      </w:r>
      <w:r w:rsidR="001E5BC9">
        <w:rPr>
          <w:rFonts w:ascii="Times New Roman" w:hAnsi="Times New Roman" w:cs="Times New Roman"/>
          <w:lang w:val="pl-PL"/>
        </w:rPr>
        <w:t>e</w:t>
      </w:r>
      <w:r w:rsidR="001E5BC9" w:rsidRPr="0080032F">
        <w:rPr>
          <w:rFonts w:ascii="Times New Roman" w:hAnsi="Times New Roman" w:cs="Times New Roman"/>
          <w:lang w:val="la-Latn"/>
        </w:rPr>
        <w:t xml:space="preserve"> </w:t>
      </w:r>
      <w:r w:rsidRPr="0080032F">
        <w:rPr>
          <w:rFonts w:ascii="Times New Roman" w:hAnsi="Times New Roman" w:cs="Times New Roman"/>
          <w:lang w:val="la-Latn"/>
        </w:rPr>
        <w:t>reagowały na zmiany sukcesyjne. Zgrupowania roślinożerców i kleptopasożytów zmieniały się w podobny sposób i osiągnęły maksimum złożoności w pośrednich stadiach sukcesji. Natomiast w przypadku drapieżników nie wykazaliśmy zmian w ogólnych wartościach wskaźników zgrupowań. Przybywanie nowych gatunków, a nie zmiany w strukturze dominacji miał</w:t>
      </w:r>
      <w:r w:rsidRPr="0080032F">
        <w:rPr>
          <w:rFonts w:ascii="Times New Roman" w:hAnsi="Times New Roman" w:cs="Times New Roman"/>
          <w:lang w:val="pl-PL"/>
        </w:rPr>
        <w:t>o</w:t>
      </w:r>
      <w:r w:rsidRPr="0080032F">
        <w:rPr>
          <w:rFonts w:ascii="Times New Roman" w:hAnsi="Times New Roman" w:cs="Times New Roman"/>
          <w:lang w:val="la-Latn"/>
        </w:rPr>
        <w:t xml:space="preserve"> istotne znaczenie dla zmian w strukturze zgrupowań wszystkich trzech grup Aculeata. However, species turnover rate for predators increased at the later stages of succession. It was manifested by rapid accumulation of new and rare species. In contrast β-diversity of kleptoparasites decreased, and in case of herbivores remained constant throughout successional stages. Predators also characterised by a high number of prevalent species, which may suggests their key role in food-webs.</w:t>
      </w:r>
    </w:p>
    <w:p w:rsidR="00773982" w:rsidRPr="0080032F" w:rsidRDefault="00773982">
      <w:pPr>
        <w:spacing w:before="29" w:after="29" w:line="480" w:lineRule="auto"/>
        <w:ind w:firstLine="720"/>
        <w:jc w:val="both"/>
        <w:rPr>
          <w:rFonts w:ascii="Times New Roman" w:hAnsi="Times New Roman" w:cs="Times New Roman"/>
          <w:sz w:val="24"/>
          <w:szCs w:val="24"/>
        </w:rPr>
      </w:pPr>
      <w:r w:rsidRPr="0080032F">
        <w:rPr>
          <w:rFonts w:ascii="Times New Roman" w:hAnsi="Times New Roman" w:cs="Times New Roman"/>
          <w:sz w:val="24"/>
          <w:szCs w:val="24"/>
          <w:lang w:val="la-Latn"/>
        </w:rPr>
        <w:t>Nasze wyniki zwracają uwagę na zróżnicowane procesy wymiany gatunków oraz dostarczają wskazówek odnośnie preferencji drapieżnych, roślinożernych (zapylaczy) i pasożytniczych Aculeata, w tym gatunków rzadkich i zagrożonych względem poszczególnych etapów sukcesji w piaskowniach. Powyższe informacje pozwolić mogą na bardziej świadomy wybór celów ochrony poprzez wdrożenie odpowiednich sposobów zarządzania w celu lepszego zachowania tych wartościowych środowisk</w:t>
      </w:r>
    </w:p>
    <w:p w:rsidR="00773982" w:rsidRPr="0080032F" w:rsidRDefault="00773982">
      <w:pPr>
        <w:spacing w:before="29" w:after="29" w:line="480" w:lineRule="auto"/>
        <w:jc w:val="both"/>
        <w:rPr>
          <w:rFonts w:ascii="Times New Roman" w:hAnsi="Times New Roman" w:cs="Times New Roman"/>
          <w:sz w:val="24"/>
          <w:szCs w:val="24"/>
          <w:lang w:val="en-US"/>
        </w:rPr>
      </w:pPr>
      <w:r w:rsidRPr="0080032F">
        <w:rPr>
          <w:rFonts w:ascii="Times New Roman" w:hAnsi="Times New Roman" w:cs="Times New Roman"/>
          <w:b/>
          <w:bCs/>
          <w:sz w:val="24"/>
          <w:szCs w:val="24"/>
          <w:lang w:val="la-Latn"/>
        </w:rPr>
        <w:lastRenderedPageBreak/>
        <w:t xml:space="preserve">Keywords: </w:t>
      </w:r>
      <w:r w:rsidRPr="0080032F">
        <w:rPr>
          <w:rFonts w:ascii="Times New Roman" w:hAnsi="Times New Roman" w:cs="Times New Roman"/>
          <w:sz w:val="24"/>
          <w:szCs w:val="24"/>
          <w:lang w:val="la-Latn"/>
        </w:rPr>
        <w:t>Apiformes, Chrysididae,</w:t>
      </w:r>
      <w:r w:rsidR="00D52B08" w:rsidRPr="00D52B08">
        <w:rPr>
          <w:rFonts w:ascii="Times New Roman" w:hAnsi="Times New Roman" w:cs="Times New Roman"/>
          <w:sz w:val="24"/>
          <w:szCs w:val="24"/>
          <w:lang w:val="en-US"/>
        </w:rPr>
        <w:t xml:space="preserve"> </w:t>
      </w:r>
      <w:r w:rsidRPr="0080032F">
        <w:rPr>
          <w:rFonts w:ascii="Times New Roman" w:hAnsi="Times New Roman" w:cs="Times New Roman"/>
          <w:sz w:val="24"/>
          <w:szCs w:val="24"/>
          <w:lang w:val="la-Latn"/>
        </w:rPr>
        <w:t>sand quarries, species turnover, Spheciformes, succession.</w:t>
      </w:r>
    </w:p>
    <w:p w:rsidR="00773982" w:rsidRPr="0080032F" w:rsidRDefault="00773982">
      <w:pPr>
        <w:spacing w:before="29" w:after="29" w:line="480" w:lineRule="auto"/>
        <w:jc w:val="both"/>
        <w:rPr>
          <w:rFonts w:ascii="Times New Roman" w:hAnsi="Times New Roman" w:cs="Times New Roman"/>
          <w:b/>
          <w:bCs/>
          <w:sz w:val="24"/>
          <w:szCs w:val="24"/>
          <w:lang w:val="la-Latn"/>
        </w:rPr>
      </w:pPr>
    </w:p>
    <w:p w:rsidR="00773982" w:rsidRPr="0080032F" w:rsidRDefault="00773982">
      <w:pPr>
        <w:spacing w:before="29" w:after="29" w:line="480" w:lineRule="auto"/>
        <w:jc w:val="both"/>
        <w:rPr>
          <w:rFonts w:ascii="Times New Roman" w:hAnsi="Times New Roman" w:cs="Times New Roman"/>
          <w:sz w:val="24"/>
          <w:szCs w:val="24"/>
        </w:rPr>
      </w:pPr>
      <w:r w:rsidRPr="0080032F">
        <w:rPr>
          <w:rFonts w:ascii="Times New Roman" w:hAnsi="Times New Roman" w:cs="Times New Roman"/>
          <w:b/>
          <w:bCs/>
          <w:sz w:val="24"/>
          <w:szCs w:val="24"/>
          <w:lang w:val="la-Latn"/>
        </w:rPr>
        <w:t>1.</w:t>
      </w:r>
      <w:r w:rsidR="00A528BB">
        <w:rPr>
          <w:rFonts w:ascii="Times New Roman" w:hAnsi="Times New Roman" w:cs="Times New Roman"/>
          <w:b/>
          <w:bCs/>
          <w:sz w:val="24"/>
          <w:szCs w:val="24"/>
        </w:rPr>
        <w:t xml:space="preserve"> </w:t>
      </w:r>
      <w:r w:rsidRPr="0080032F">
        <w:rPr>
          <w:rFonts w:ascii="Times New Roman" w:hAnsi="Times New Roman" w:cs="Times New Roman"/>
          <w:b/>
          <w:bCs/>
          <w:sz w:val="24"/>
          <w:szCs w:val="24"/>
          <w:lang w:val="la-Latn"/>
        </w:rPr>
        <w:t>Introduction</w:t>
      </w:r>
    </w:p>
    <w:p w:rsidR="00773982" w:rsidRPr="0080032F" w:rsidRDefault="00773982">
      <w:pPr>
        <w:spacing w:after="0" w:line="480" w:lineRule="auto"/>
        <w:ind w:firstLine="720"/>
        <w:jc w:val="both"/>
        <w:rPr>
          <w:rFonts w:ascii="Times New Roman" w:hAnsi="Times New Roman" w:cs="Times New Roman"/>
          <w:sz w:val="24"/>
          <w:szCs w:val="24"/>
          <w:lang w:val="la-Latn"/>
        </w:rPr>
      </w:pPr>
    </w:p>
    <w:p w:rsidR="00773982" w:rsidRPr="001E5BC9" w:rsidRDefault="00773982">
      <w:pPr>
        <w:spacing w:after="0" w:line="480" w:lineRule="auto"/>
        <w:ind w:firstLine="720"/>
        <w:jc w:val="both"/>
        <w:rPr>
          <w:rFonts w:ascii="Times New Roman" w:hAnsi="Times New Roman" w:cs="Times New Roman"/>
          <w:sz w:val="24"/>
          <w:szCs w:val="24"/>
        </w:rPr>
      </w:pPr>
      <w:r w:rsidRPr="0080032F">
        <w:rPr>
          <w:rFonts w:ascii="Times New Roman" w:hAnsi="Times New Roman" w:cs="Times New Roman"/>
          <w:sz w:val="24"/>
          <w:szCs w:val="24"/>
          <w:lang w:val="la-Latn"/>
        </w:rPr>
        <w:t>Tereny powydobywcze są często kolonizowane przez wiele grup gatunków, w tym zagrożone oraz rzadko notowane w wielu regionach (Tropek et al., 2010; Heneberg et al., 2013, 2016; Twerd et al., 2019a). Stąd też w literaturze znaleźć można wiele dowodów na wartość konserwatorską obiektów powydobywczych jako siedlisk wielu rzędów pajęczaków (Tropek and Konvicka, 2008; Tropek et al., 2010) i owadów (Brändle et al., 2000; Lenda et al., 2012; Lönnberg and Jonsell, 2012; Tichanek and Tropek, 2015; Harabiš, 2016; de Smedt and van de Poel, 2017), w tym pszczół i innych żądłówek (Krauss et al., 2009; Twerd et al., 2019a, 2019b). Przedstawianie tych miejsc jako punktów o wysokiej conservational value często pomija jednak fakt, że po zakończeniu wydobycia spontaniczne procesy sukcesyjne znacząco wpływają na zmiany bogactwa i liczebności występujących tam gatunków.</w:t>
      </w:r>
    </w:p>
    <w:p w:rsidR="00773982" w:rsidRPr="0080032F" w:rsidRDefault="00773982">
      <w:pPr>
        <w:spacing w:after="0" w:line="480" w:lineRule="auto"/>
        <w:ind w:firstLine="720"/>
        <w:jc w:val="both"/>
        <w:rPr>
          <w:rFonts w:ascii="Times New Roman" w:hAnsi="Times New Roman" w:cs="Times New Roman"/>
          <w:sz w:val="24"/>
          <w:szCs w:val="24"/>
          <w:lang w:val="en-US"/>
        </w:rPr>
      </w:pPr>
      <w:r w:rsidRPr="0080032F">
        <w:rPr>
          <w:rFonts w:ascii="Times New Roman" w:hAnsi="Times New Roman" w:cs="Times New Roman"/>
          <w:sz w:val="24"/>
          <w:szCs w:val="24"/>
          <w:lang w:val="la-Latn"/>
        </w:rPr>
        <w:t xml:space="preserve">Besides abundance and species diversity, also temporal variability of insect communities during succession is an important criterion of ecosystem value. Generally species richness and diversity of insect communities is expected to increse with age, but responces of individual species are often highly specific. In contrast trophic levels dynamics (e.g. herbivores, predators, and parasites) can show more predicitve patterns (Siemann et al., 1999) and are of high importance from the standpoint of the whole ecosystem </w:t>
      </w:r>
      <w:r w:rsidRPr="0080032F">
        <w:rPr>
          <w:rFonts w:ascii="Times New Roman" w:hAnsi="Times New Roman" w:cs="Times New Roman"/>
          <w:sz w:val="24"/>
          <w:szCs w:val="24"/>
          <w:lang w:val="en-US"/>
        </w:rPr>
        <w:t>(Christensen, 1995)</w:t>
      </w:r>
      <w:r w:rsidRPr="0080032F">
        <w:rPr>
          <w:rFonts w:ascii="Times New Roman" w:hAnsi="Times New Roman" w:cs="Times New Roman"/>
          <w:sz w:val="24"/>
          <w:szCs w:val="24"/>
          <w:lang w:val="la-Latn"/>
        </w:rPr>
        <w:t xml:space="preserve">. For example in case of pollinators it was showed that age had no effect on species abundance nor diversity in abandoned fileds (Krauss et al., 2009), but it is might not be so for other guilds, e,g, predators, which depend strongly on structural complexity of ecosystem. In </w:t>
      </w:r>
      <w:r w:rsidRPr="0080032F">
        <w:rPr>
          <w:rFonts w:ascii="Times New Roman" w:hAnsi="Times New Roman" w:cs="Times New Roman"/>
          <w:sz w:val="24"/>
          <w:szCs w:val="24"/>
          <w:lang w:val="la-Latn"/>
        </w:rPr>
        <w:lastRenderedPageBreak/>
        <w:t>general proprotion of herbivores in the communit</w:t>
      </w:r>
      <w:r w:rsidRPr="0080032F">
        <w:rPr>
          <w:rFonts w:ascii="Times New Roman" w:hAnsi="Times New Roman" w:cs="Times New Roman"/>
          <w:sz w:val="24"/>
          <w:szCs w:val="24"/>
          <w:lang w:val="en-US"/>
        </w:rPr>
        <w:t>y</w:t>
      </w:r>
      <w:r w:rsidRPr="0080032F">
        <w:rPr>
          <w:rFonts w:ascii="Times New Roman" w:hAnsi="Times New Roman" w:cs="Times New Roman"/>
          <w:sz w:val="24"/>
          <w:szCs w:val="24"/>
          <w:lang w:val="la-Latn"/>
        </w:rPr>
        <w:t xml:space="preserve"> may decrease in favor of increasingly diverse and abundant predators and parasites (Corbet, 1995; Siemann et al., 1999). </w:t>
      </w:r>
    </w:p>
    <w:p w:rsidR="00773982" w:rsidRPr="0080032F" w:rsidRDefault="00773982">
      <w:pPr>
        <w:spacing w:after="0" w:line="480" w:lineRule="auto"/>
        <w:ind w:firstLine="720"/>
        <w:jc w:val="both"/>
        <w:rPr>
          <w:rFonts w:ascii="Times New Roman" w:hAnsi="Times New Roman" w:cs="Times New Roman"/>
          <w:sz w:val="24"/>
          <w:szCs w:val="24"/>
          <w:lang w:val="en-US"/>
        </w:rPr>
      </w:pPr>
      <w:r w:rsidRPr="0080032F">
        <w:rPr>
          <w:rFonts w:ascii="Times New Roman" w:hAnsi="Times New Roman" w:cs="Times New Roman"/>
          <w:sz w:val="24"/>
          <w:szCs w:val="24"/>
          <w:lang w:val="la-Latn"/>
        </w:rPr>
        <w:t>Hymenopterans in sand quarries do not necessarily follow general predictions of classic successional theorise advocating continuous increase in diversity and abundance (Odum, 1969</w:t>
      </w:r>
      <w:r w:rsidRPr="0080032F">
        <w:rPr>
          <w:rFonts w:ascii="Times New Roman" w:hAnsi="Times New Roman" w:cs="Times New Roman"/>
          <w:sz w:val="24"/>
          <w:szCs w:val="24"/>
          <w:lang w:val="en-US"/>
        </w:rPr>
        <w:t xml:space="preserve">; </w:t>
      </w:r>
      <w:r w:rsidRPr="0080032F">
        <w:rPr>
          <w:rFonts w:ascii="Times New Roman" w:hAnsi="Times New Roman" w:cs="Times New Roman"/>
          <w:sz w:val="24"/>
          <w:szCs w:val="24"/>
          <w:lang w:val="la-Latn"/>
        </w:rPr>
        <w:t>Brown, 1984). It is generally predicted that, abundance and diversity of aculeate Hymenoptera should increase with time, and there might be fewer rare species at initial stages of succession (Gathmann et al., 1994</w:t>
      </w:r>
      <w:r w:rsidRPr="0080032F">
        <w:rPr>
          <w:rFonts w:ascii="Times New Roman" w:hAnsi="Times New Roman" w:cs="Times New Roman"/>
          <w:sz w:val="24"/>
          <w:szCs w:val="24"/>
          <w:lang w:val="en-US"/>
        </w:rPr>
        <w:t xml:space="preserve">; </w:t>
      </w:r>
      <w:r w:rsidRPr="0080032F">
        <w:rPr>
          <w:rFonts w:ascii="Times New Roman" w:hAnsi="Times New Roman" w:cs="Times New Roman"/>
          <w:sz w:val="24"/>
          <w:szCs w:val="24"/>
          <w:lang w:val="la-Latn"/>
        </w:rPr>
        <w:t>Corbet, 1995). However, bee and wasp are good ecological indicators (Odanaka and Rehan, 2019), therefore, their communities dynamically respond to even small changes in their enivronment. The reason for that is their high nesting and food requirements (M</w:t>
      </w:r>
      <w:r w:rsidRPr="0080032F">
        <w:rPr>
          <w:rFonts w:ascii="Times New Roman" w:hAnsi="Times New Roman" w:cs="Times New Roman"/>
          <w:sz w:val="24"/>
          <w:szCs w:val="24"/>
          <w:lang w:val="en-US"/>
        </w:rPr>
        <w:t>üller et al., 2006; Ricketts et al., 2008)</w:t>
      </w:r>
      <w:r w:rsidRPr="0080032F">
        <w:rPr>
          <w:rFonts w:ascii="Times New Roman" w:hAnsi="Times New Roman" w:cs="Times New Roman"/>
          <w:sz w:val="24"/>
          <w:szCs w:val="24"/>
          <w:lang w:val="la-Latn"/>
        </w:rPr>
        <w:t>, resulting in strong relationship with available floral resources (Alanen et al., 2011). Therefore, contrary to the above predictions, early successional stages of abandoned fields were found to harbour diverse Hymenoptera communities because of high abundance of annual plants (Parrish and Bazzaz, 1979; Alanen et al., 2011; Tscharntke et al., 2011</w:t>
      </w:r>
      <w:r w:rsidRPr="0080032F">
        <w:rPr>
          <w:rFonts w:ascii="Times New Roman" w:hAnsi="Times New Roman" w:cs="Times New Roman"/>
          <w:sz w:val="24"/>
          <w:szCs w:val="24"/>
          <w:lang w:val="en-US"/>
        </w:rPr>
        <w:t xml:space="preserve">; </w:t>
      </w:r>
      <w:r w:rsidRPr="0080032F">
        <w:rPr>
          <w:rFonts w:ascii="Times New Roman" w:hAnsi="Times New Roman" w:cs="Times New Roman"/>
          <w:sz w:val="24"/>
          <w:szCs w:val="24"/>
          <w:lang w:val="la-Latn"/>
        </w:rPr>
        <w:t>Roberts et al., 2017). This includes also rare species, which can aggregate in th ecommunity thanks to large variability of microhabitats (Tropek et al., 2010). Numbers of Hymenoptera pollinator species (including rare ones) generally decrease with vegetation cover (</w:t>
      </w:r>
      <w:r w:rsidRPr="0080032F">
        <w:rPr>
          <w:rFonts w:ascii="Times New Roman" w:hAnsi="Times New Roman" w:cs="Times New Roman"/>
          <w:sz w:val="24"/>
          <w:szCs w:val="24"/>
          <w:lang w:val="en-US"/>
        </w:rPr>
        <w:t xml:space="preserve">Rutgers-Kelly and Richards, 2013; </w:t>
      </w:r>
      <w:r w:rsidRPr="0080032F">
        <w:rPr>
          <w:rFonts w:ascii="Times New Roman" w:hAnsi="Times New Roman" w:cs="Times New Roman"/>
          <w:sz w:val="24"/>
          <w:szCs w:val="24"/>
          <w:lang w:val="la-Latn"/>
        </w:rPr>
        <w:t>Hendrychov</w:t>
      </w:r>
      <w:r w:rsidRPr="0080032F">
        <w:rPr>
          <w:rFonts w:ascii="Times New Roman" w:hAnsi="Times New Roman" w:cs="Times New Roman"/>
          <w:sz w:val="24"/>
          <w:szCs w:val="24"/>
          <w:lang w:val="en-US"/>
        </w:rPr>
        <w:t>á and Bogusch, 2016)</w:t>
      </w:r>
      <w:r w:rsidRPr="0080032F">
        <w:rPr>
          <w:rFonts w:ascii="Times New Roman" w:hAnsi="Times New Roman" w:cs="Times New Roman"/>
          <w:sz w:val="24"/>
          <w:szCs w:val="24"/>
          <w:lang w:val="la-Latn"/>
        </w:rPr>
        <w:t xml:space="preserve"> and it is thought to be mainly driven by changes in vegetation characteristics like species richness or pollination strategies (Gathmann et al., 1994; Losapio et al., 2016). However, recent observation showed that specialized oligolectic bees may have more complex responces to successional processes (Twerd et al., 2019a). On the other hand, late successional stages are predicted to have more diverse parasite and predator communities (Losapio et al., 2016) which can boost numbers of rare species in older quarries.</w:t>
      </w:r>
    </w:p>
    <w:p w:rsidR="00773982" w:rsidRPr="0080032F" w:rsidRDefault="00773982">
      <w:pPr>
        <w:pStyle w:val="Tekstpodstawowy2"/>
        <w:rPr>
          <w:rFonts w:ascii="Times New Roman" w:hAnsi="Times New Roman"/>
          <w:color w:val="auto"/>
          <w:lang w:val="en-US"/>
        </w:rPr>
      </w:pPr>
      <w:r w:rsidRPr="0080032F">
        <w:rPr>
          <w:rFonts w:ascii="Times New Roman" w:hAnsi="Times New Roman"/>
          <w:color w:val="auto"/>
        </w:rPr>
        <w:lastRenderedPageBreak/>
        <w:t>Important aspects of community change may be missed when focusing only on species numbers, in particular raw numbers of rare species. Conservational value will generaly change in course of succession. However, changes in abundance of some persistent species throughout succession may reflect their important ecosystem value (Harvey et al., 2017), and rare species may have little contribute to functional diversity within ecosystems (Jain et al., 2014, but see Lyons et al., 2005). Therefore, from the conservational standpointestimates of shifts in species contribution and species turnover rates in abundance change, and replacement of new species for different trophic guilds along succession of sand quarries are needed.</w:t>
      </w:r>
    </w:p>
    <w:p w:rsidR="00773982" w:rsidRPr="0080032F" w:rsidRDefault="00773982">
      <w:pPr>
        <w:spacing w:line="480" w:lineRule="auto"/>
        <w:ind w:firstLine="720"/>
        <w:jc w:val="both"/>
        <w:rPr>
          <w:rFonts w:ascii="Times New Roman" w:hAnsi="Times New Roman" w:cs="Times New Roman"/>
          <w:sz w:val="24"/>
          <w:szCs w:val="24"/>
        </w:rPr>
      </w:pPr>
      <w:r w:rsidRPr="0080032F">
        <w:rPr>
          <w:rFonts w:ascii="Times New Roman" w:hAnsi="Times New Roman" w:cs="Times New Roman"/>
          <w:sz w:val="24"/>
          <w:szCs w:val="24"/>
          <w:lang w:val="la-Latn"/>
        </w:rPr>
        <w:t xml:space="preserve">In this paper we test a hypothesis, that advocated conservational value of sand quarries based on aculeate Hymenoptera community change due to successional processes. Spodziewamy się stałego wzrostu liczebności i bogactwa gatunkowego dla połączonych zgrupowań żądłówek. Oczekujemy jednak, że wzorce te zależne są od historii życia żądłówek. Roślinożercy/zapylacze będą najbardziej liczne/bogate na początku i/lub w pośrednim stadium sukcesji. Z drugiej strony zgrupowania drapieżników i kleptopasożytów zmieniać się będą wolniej i będą akumulować gatunki rzadkie w późniejszych stadiach sukcesji. Za zmiany w </w:t>
      </w:r>
      <w:r w:rsidRPr="0080032F">
        <w:rPr>
          <w:rFonts w:ascii="Times New Roman" w:hAnsi="Times New Roman" w:cs="Times New Roman"/>
          <w:lang w:val="la-Latn"/>
        </w:rPr>
        <w:t>β</w:t>
      </w:r>
      <w:r w:rsidRPr="0080032F">
        <w:rPr>
          <w:rFonts w:ascii="Times New Roman" w:hAnsi="Times New Roman" w:cs="Times New Roman"/>
          <w:sz w:val="24"/>
          <w:szCs w:val="24"/>
          <w:lang w:val="la-Latn"/>
        </w:rPr>
        <w:t xml:space="preserve">-różnorodności odpowiadać będzie głównie przybywanie nowych gatunków (species turnover). Prędkość wymiany gatunków różnić się będzie dla poszczególnych grup </w:t>
      </w:r>
      <w:r w:rsidRPr="0080032F">
        <w:rPr>
          <w:rFonts w:ascii="Times New Roman" w:hAnsi="Times New Roman" w:cs="Times New Roman"/>
          <w:sz w:val="24"/>
          <w:szCs w:val="24"/>
        </w:rPr>
        <w:t xml:space="preserve">prezentujących diverse </w:t>
      </w:r>
      <w:r w:rsidRPr="0080032F">
        <w:rPr>
          <w:rFonts w:ascii="Times New Roman" w:hAnsi="Times New Roman" w:cs="Times New Roman"/>
          <w:sz w:val="24"/>
          <w:szCs w:val="24"/>
          <w:lang w:val="la-Latn"/>
        </w:rPr>
        <w:t>trophic behaviors of larvae: spadać dla roślinożerców/zapylaczy a wzrastać dla pasożytów i drapieżników. Grupy, dla których balanced component of β-diversity zmienia się szybciej będą miały więcej gatunków rzadkich i charakterystycznych dla poszczególnych stadiów. Mniej gatunków natomiast będzie charakteryzowało się ciągłymi zmianami liczności w przebiegu sukcesji.</w:t>
      </w:r>
    </w:p>
    <w:p w:rsidR="00773982" w:rsidRPr="0080032F" w:rsidRDefault="00773982">
      <w:pPr>
        <w:spacing w:line="480" w:lineRule="auto"/>
        <w:jc w:val="both"/>
        <w:rPr>
          <w:rFonts w:ascii="Times New Roman" w:hAnsi="Times New Roman" w:cs="Times New Roman"/>
          <w:sz w:val="24"/>
          <w:szCs w:val="24"/>
        </w:rPr>
      </w:pPr>
    </w:p>
    <w:p w:rsidR="00773982" w:rsidRPr="00A528BB" w:rsidRDefault="00773982">
      <w:pPr>
        <w:pStyle w:val="Nagwek1"/>
        <w:spacing w:before="29" w:after="29" w:line="480" w:lineRule="auto"/>
        <w:jc w:val="both"/>
        <w:rPr>
          <w:rFonts w:ascii="Times New Roman" w:hAnsi="Times New Roman" w:cs="Times New Roman"/>
          <w:sz w:val="24"/>
          <w:szCs w:val="24"/>
        </w:rPr>
      </w:pPr>
      <w:r w:rsidRPr="0080032F">
        <w:rPr>
          <w:rFonts w:ascii="Times New Roman" w:hAnsi="Times New Roman" w:cs="Times New Roman"/>
          <w:sz w:val="24"/>
          <w:szCs w:val="24"/>
          <w:lang w:val="la-Latn"/>
        </w:rPr>
        <w:lastRenderedPageBreak/>
        <w:t>2. Material and methods</w:t>
      </w:r>
    </w:p>
    <w:p w:rsidR="00773982" w:rsidRPr="00A528BB" w:rsidRDefault="00A528BB">
      <w:pPr>
        <w:pStyle w:val="Nagwek1"/>
        <w:spacing w:before="29" w:after="29" w:line="480" w:lineRule="auto"/>
        <w:jc w:val="both"/>
        <w:rPr>
          <w:rFonts w:ascii="Times New Roman" w:hAnsi="Times New Roman" w:cs="Times New Roman"/>
          <w:b w:val="0"/>
          <w:sz w:val="24"/>
          <w:szCs w:val="24"/>
        </w:rPr>
      </w:pPr>
      <w:r w:rsidRPr="00A528BB">
        <w:rPr>
          <w:rFonts w:ascii="Times New Roman" w:hAnsi="Times New Roman" w:cs="Times New Roman"/>
          <w:b w:val="0"/>
          <w:i/>
          <w:iCs/>
          <w:sz w:val="24"/>
          <w:szCs w:val="24"/>
          <w:lang w:val="la-Latn"/>
        </w:rPr>
        <w:t>2.</w:t>
      </w:r>
      <w:r w:rsidR="00773982" w:rsidRPr="00A528BB">
        <w:rPr>
          <w:rFonts w:ascii="Times New Roman" w:hAnsi="Times New Roman" w:cs="Times New Roman"/>
          <w:b w:val="0"/>
          <w:i/>
          <w:iCs/>
          <w:sz w:val="24"/>
          <w:szCs w:val="24"/>
          <w:lang w:val="la-Latn"/>
        </w:rPr>
        <w:t>1.</w:t>
      </w:r>
      <w:r w:rsidRPr="00A528BB">
        <w:rPr>
          <w:rFonts w:ascii="Times New Roman" w:hAnsi="Times New Roman" w:cs="Times New Roman"/>
          <w:b w:val="0"/>
          <w:i/>
          <w:iCs/>
          <w:sz w:val="24"/>
          <w:szCs w:val="24"/>
        </w:rPr>
        <w:t xml:space="preserve"> </w:t>
      </w:r>
      <w:r w:rsidR="00773982" w:rsidRPr="00A528BB">
        <w:rPr>
          <w:rFonts w:ascii="Times New Roman" w:hAnsi="Times New Roman" w:cs="Times New Roman"/>
          <w:b w:val="0"/>
          <w:i/>
          <w:iCs/>
          <w:sz w:val="24"/>
          <w:szCs w:val="24"/>
          <w:lang w:val="la-Latn"/>
        </w:rPr>
        <w:t>Study sites</w:t>
      </w:r>
    </w:p>
    <w:p w:rsidR="00773982" w:rsidRPr="0080032F" w:rsidRDefault="00773982">
      <w:pPr>
        <w:pStyle w:val="Nagwek1"/>
        <w:tabs>
          <w:tab w:val="clear" w:pos="0"/>
        </w:tabs>
        <w:spacing w:before="29" w:after="29" w:line="480" w:lineRule="auto"/>
        <w:ind w:firstLine="720"/>
        <w:jc w:val="both"/>
        <w:rPr>
          <w:rFonts w:ascii="Times New Roman" w:hAnsi="Times New Roman" w:cs="Times New Roman"/>
          <w:sz w:val="24"/>
          <w:szCs w:val="24"/>
          <w:lang w:val="pl-PL"/>
        </w:rPr>
      </w:pPr>
      <w:r w:rsidRPr="0080032F">
        <w:rPr>
          <w:rFonts w:ascii="Times New Roman" w:hAnsi="Times New Roman" w:cs="Times New Roman"/>
          <w:b w:val="0"/>
          <w:bCs w:val="0"/>
          <w:sz w:val="24"/>
          <w:szCs w:val="24"/>
          <w:lang w:val="la-Latn"/>
        </w:rPr>
        <w:t xml:space="preserve">Badania prowadziliśmy na obszarze Podlasia (północno-wschodnia Polska), w bezpośrednim sąsiedztwie rozległych kompleksów leśnych Puszczy Białowieskiej oraz Puszczy Knyszyńskiej. </w:t>
      </w:r>
      <w:r w:rsidRPr="0080032F">
        <w:rPr>
          <w:rFonts w:ascii="Times New Roman" w:hAnsi="Times New Roman" w:cs="Times New Roman"/>
          <w:b w:val="0"/>
          <w:bCs w:val="0"/>
          <w:sz w:val="24"/>
          <w:szCs w:val="24"/>
          <w:highlight w:val="white"/>
          <w:lang w:val="la-Latn"/>
        </w:rPr>
        <w:t>Obszar ten jest zasobny w kruszywa naturalne piaskowo-żwirowe, których znaczące nagromadzenia powstały głównie w wyniku akumulacji lodowcowej i wodnolodowcowej, rzadziej rzecznej (Siliwończuk</w:t>
      </w:r>
      <w:r w:rsidRPr="00D52B08">
        <w:rPr>
          <w:rFonts w:ascii="Times New Roman" w:hAnsi="Times New Roman" w:cs="Times New Roman"/>
          <w:b w:val="0"/>
          <w:bCs w:val="0"/>
          <w:sz w:val="24"/>
          <w:szCs w:val="24"/>
          <w:lang w:val="pl-PL"/>
        </w:rPr>
        <w:t>,</w:t>
      </w:r>
      <w:r w:rsidRPr="0080032F">
        <w:rPr>
          <w:rFonts w:ascii="Times New Roman" w:hAnsi="Times New Roman" w:cs="Times New Roman"/>
          <w:b w:val="0"/>
          <w:bCs w:val="0"/>
          <w:sz w:val="24"/>
          <w:szCs w:val="24"/>
          <w:highlight w:val="white"/>
          <w:lang w:val="la-Latn"/>
        </w:rPr>
        <w:t xml:space="preserve"> 1985). Przeważająca część zasobów, bo aż 69%, przypada na złoża niezagospodarowane oraz złoża o wydobyciu zaniechanym, natomiast pozostałe 31% stanowią zasoby złóż eksploatowanych i złóż eksploatowanych okresowo. </w:t>
      </w:r>
    </w:p>
    <w:p w:rsidR="00773982" w:rsidRPr="00A528BB" w:rsidRDefault="00773982">
      <w:pPr>
        <w:spacing w:before="29" w:after="29" w:line="480" w:lineRule="auto"/>
        <w:ind w:firstLine="720"/>
        <w:jc w:val="both"/>
        <w:rPr>
          <w:rFonts w:ascii="Times New Roman" w:hAnsi="Times New Roman" w:cs="Times New Roman"/>
          <w:sz w:val="24"/>
          <w:szCs w:val="24"/>
          <w:lang w:val="en-US"/>
        </w:rPr>
      </w:pPr>
      <w:r w:rsidRPr="0080032F">
        <w:rPr>
          <w:rFonts w:ascii="Times New Roman" w:hAnsi="Times New Roman" w:cs="Times New Roman"/>
          <w:sz w:val="24"/>
          <w:szCs w:val="24"/>
          <w:lang w:val="la-Latn"/>
        </w:rPr>
        <w:t xml:space="preserve">Obszar badań obejmował 32 </w:t>
      </w:r>
      <w:r w:rsidRPr="0080032F">
        <w:rPr>
          <w:rFonts w:ascii="Times New Roman" w:hAnsi="Times New Roman" w:cs="Times New Roman"/>
          <w:sz w:val="24"/>
          <w:szCs w:val="24"/>
        </w:rPr>
        <w:t>eksploatowane okresowo</w:t>
      </w:r>
      <w:r w:rsidRPr="0080032F">
        <w:rPr>
          <w:rFonts w:ascii="Times New Roman" w:hAnsi="Times New Roman" w:cs="Times New Roman"/>
          <w:sz w:val="24"/>
          <w:szCs w:val="24"/>
          <w:lang w:val="la-Latn"/>
        </w:rPr>
        <w:t xml:space="preserve"> i nieczynne wyrobiska piasku (Table A1</w:t>
      </w:r>
      <w:r w:rsidRPr="00D52B08">
        <w:rPr>
          <w:rFonts w:ascii="Times New Roman" w:hAnsi="Times New Roman" w:cs="Times New Roman"/>
          <w:sz w:val="24"/>
          <w:szCs w:val="24"/>
          <w:lang w:val="la-Latn"/>
        </w:rPr>
        <w:t>,</w:t>
      </w:r>
      <w:r w:rsidRPr="0080032F">
        <w:rPr>
          <w:rFonts w:ascii="Times New Roman" w:hAnsi="Times New Roman" w:cs="Times New Roman"/>
          <w:sz w:val="24"/>
          <w:szCs w:val="24"/>
          <w:lang w:val="la-Latn"/>
        </w:rPr>
        <w:t xml:space="preserve"> Fig. 1), które były poddane sukcesji spontanicznej. Badane piaskownie znajdowały się w różnych fazach sukcesji i były porośnięte głównie roślinnością zielną synantropijną. Z roślin synantropijnych występowały m.in. </w:t>
      </w:r>
      <w:r w:rsidRPr="0080032F">
        <w:rPr>
          <w:rFonts w:ascii="Times New Roman" w:hAnsi="Times New Roman" w:cs="Times New Roman"/>
          <w:i/>
          <w:iCs/>
          <w:sz w:val="24"/>
          <w:szCs w:val="24"/>
          <w:lang w:val="la-Latn"/>
        </w:rPr>
        <w:t>Anchusa officinalis</w:t>
      </w:r>
      <w:r w:rsidRPr="0080032F">
        <w:rPr>
          <w:rFonts w:ascii="Times New Roman" w:hAnsi="Times New Roman" w:cs="Times New Roman"/>
          <w:sz w:val="24"/>
          <w:szCs w:val="24"/>
          <w:lang w:val="la-Latn"/>
        </w:rPr>
        <w:t xml:space="preserve"> L., </w:t>
      </w:r>
      <w:r w:rsidRPr="0080032F">
        <w:rPr>
          <w:rFonts w:ascii="Times New Roman" w:hAnsi="Times New Roman" w:cs="Times New Roman"/>
          <w:i/>
          <w:iCs/>
          <w:sz w:val="24"/>
          <w:szCs w:val="24"/>
          <w:lang w:val="la-Latn"/>
        </w:rPr>
        <w:t xml:space="preserve">Ballota nigra </w:t>
      </w:r>
      <w:r w:rsidRPr="0080032F">
        <w:rPr>
          <w:rFonts w:ascii="Times New Roman" w:hAnsi="Times New Roman" w:cs="Times New Roman"/>
          <w:sz w:val="24"/>
          <w:szCs w:val="24"/>
          <w:lang w:val="la-Latn"/>
        </w:rPr>
        <w:t xml:space="preserve">L., </w:t>
      </w:r>
      <w:r w:rsidRPr="0080032F">
        <w:rPr>
          <w:rFonts w:ascii="Times New Roman" w:hAnsi="Times New Roman" w:cs="Times New Roman"/>
          <w:i/>
          <w:iCs/>
          <w:sz w:val="24"/>
          <w:szCs w:val="24"/>
          <w:lang w:val="la-Latn"/>
        </w:rPr>
        <w:t>Daucus carota</w:t>
      </w:r>
      <w:r w:rsidRPr="0080032F">
        <w:rPr>
          <w:rFonts w:ascii="Times New Roman" w:hAnsi="Times New Roman" w:cs="Times New Roman"/>
          <w:sz w:val="24"/>
          <w:szCs w:val="24"/>
          <w:lang w:val="la-Latn"/>
        </w:rPr>
        <w:t xml:space="preserve"> L., </w:t>
      </w:r>
      <w:r w:rsidRPr="0080032F">
        <w:rPr>
          <w:rFonts w:ascii="Times New Roman" w:hAnsi="Times New Roman" w:cs="Times New Roman"/>
          <w:i/>
          <w:iCs/>
          <w:sz w:val="24"/>
          <w:szCs w:val="24"/>
          <w:lang w:val="la-Latn"/>
        </w:rPr>
        <w:t>Echium vulgare</w:t>
      </w:r>
      <w:r w:rsidRPr="0080032F">
        <w:rPr>
          <w:rFonts w:ascii="Times New Roman" w:hAnsi="Times New Roman" w:cs="Times New Roman"/>
          <w:sz w:val="24"/>
          <w:szCs w:val="24"/>
          <w:lang w:val="la-Latn"/>
        </w:rPr>
        <w:t xml:space="preserve"> L., </w:t>
      </w:r>
      <w:r w:rsidRPr="0080032F">
        <w:rPr>
          <w:rFonts w:ascii="Times New Roman" w:hAnsi="Times New Roman" w:cs="Times New Roman"/>
          <w:i/>
          <w:iCs/>
          <w:sz w:val="24"/>
          <w:szCs w:val="24"/>
          <w:lang w:val="la-Latn"/>
        </w:rPr>
        <w:t xml:space="preserve">Lamium purpureum </w:t>
      </w:r>
      <w:r w:rsidRPr="0080032F">
        <w:rPr>
          <w:rFonts w:ascii="Times New Roman" w:hAnsi="Times New Roman" w:cs="Times New Roman"/>
          <w:sz w:val="24"/>
          <w:szCs w:val="24"/>
          <w:lang w:val="la-Latn"/>
        </w:rPr>
        <w:t>L.,</w:t>
      </w:r>
      <w:r w:rsidRPr="0080032F">
        <w:rPr>
          <w:rStyle w:val="binomial"/>
          <w:i/>
          <w:iCs/>
          <w:sz w:val="24"/>
          <w:szCs w:val="24"/>
          <w:lang w:val="la-Latn"/>
        </w:rPr>
        <w:t xml:space="preserve">Leonurus cardiaca </w:t>
      </w:r>
      <w:r w:rsidRPr="0080032F">
        <w:rPr>
          <w:rStyle w:val="binomial"/>
          <w:sz w:val="24"/>
          <w:szCs w:val="24"/>
          <w:lang w:val="la-Latn"/>
        </w:rPr>
        <w:t>L</w:t>
      </w:r>
      <w:r w:rsidRPr="0080032F">
        <w:rPr>
          <w:rStyle w:val="binomial"/>
          <w:i/>
          <w:iCs/>
          <w:sz w:val="24"/>
          <w:szCs w:val="24"/>
          <w:lang w:val="la-Latn"/>
        </w:rPr>
        <w:t xml:space="preserve">. </w:t>
      </w:r>
      <w:r w:rsidRPr="0080032F">
        <w:rPr>
          <w:rFonts w:ascii="Times New Roman" w:hAnsi="Times New Roman" w:cs="Times New Roman"/>
          <w:sz w:val="24"/>
          <w:szCs w:val="24"/>
          <w:lang w:val="la-Latn"/>
        </w:rPr>
        <w:t xml:space="preserve">Jednocześnie do dominujących na tym terenie gatunków traw należały </w:t>
      </w:r>
      <w:r w:rsidRPr="0080032F">
        <w:rPr>
          <w:rFonts w:ascii="Times New Roman" w:hAnsi="Times New Roman" w:cs="Times New Roman"/>
          <w:i/>
          <w:iCs/>
          <w:sz w:val="24"/>
          <w:szCs w:val="24"/>
          <w:lang w:val="la-Latn"/>
        </w:rPr>
        <w:t xml:space="preserve">Calamagrostis epigejos </w:t>
      </w:r>
      <w:r w:rsidRPr="0080032F">
        <w:rPr>
          <w:rFonts w:ascii="Times New Roman" w:hAnsi="Times New Roman" w:cs="Times New Roman"/>
          <w:sz w:val="24"/>
          <w:szCs w:val="24"/>
          <w:lang w:val="la-Latn"/>
        </w:rPr>
        <w:t>(L.) Roth,</w:t>
      </w:r>
      <w:r w:rsidRPr="0080032F">
        <w:rPr>
          <w:rFonts w:ascii="Times New Roman" w:hAnsi="Times New Roman" w:cs="Times New Roman"/>
          <w:i/>
          <w:iCs/>
          <w:sz w:val="24"/>
          <w:szCs w:val="24"/>
          <w:lang w:val="la-Latn"/>
        </w:rPr>
        <w:t xml:space="preserve"> Elymus repens </w:t>
      </w:r>
      <w:r w:rsidRPr="0080032F">
        <w:rPr>
          <w:rFonts w:ascii="Times New Roman" w:hAnsi="Times New Roman" w:cs="Times New Roman"/>
          <w:sz w:val="24"/>
          <w:szCs w:val="24"/>
          <w:lang w:val="la-Latn"/>
        </w:rPr>
        <w:t xml:space="preserve">(L.) Gould, </w:t>
      </w:r>
      <w:r w:rsidRPr="0080032F">
        <w:rPr>
          <w:rFonts w:ascii="Times New Roman" w:hAnsi="Times New Roman" w:cs="Times New Roman"/>
          <w:i/>
          <w:iCs/>
          <w:sz w:val="24"/>
          <w:szCs w:val="24"/>
          <w:lang w:val="la-Latn"/>
        </w:rPr>
        <w:t xml:space="preserve">Poa pratensis </w:t>
      </w:r>
      <w:r w:rsidRPr="0080032F">
        <w:rPr>
          <w:rFonts w:ascii="Times New Roman" w:hAnsi="Times New Roman" w:cs="Times New Roman"/>
          <w:sz w:val="24"/>
          <w:szCs w:val="24"/>
          <w:lang w:val="la-Latn"/>
        </w:rPr>
        <w:t xml:space="preserve">L., a z roślin drzewiastych </w:t>
      </w:r>
      <w:r w:rsidRPr="0080032F">
        <w:rPr>
          <w:rFonts w:ascii="Times New Roman" w:hAnsi="Times New Roman" w:cs="Times New Roman"/>
          <w:i/>
          <w:iCs/>
          <w:sz w:val="24"/>
          <w:szCs w:val="24"/>
          <w:lang w:val="la-Latn"/>
        </w:rPr>
        <w:t xml:space="preserve">Pinus sylvestris </w:t>
      </w:r>
      <w:r w:rsidRPr="0080032F">
        <w:rPr>
          <w:rFonts w:ascii="Times New Roman" w:hAnsi="Times New Roman" w:cs="Times New Roman"/>
          <w:sz w:val="24"/>
          <w:szCs w:val="24"/>
          <w:lang w:val="la-Latn"/>
        </w:rPr>
        <w:t xml:space="preserve">L. </w:t>
      </w:r>
    </w:p>
    <w:p w:rsidR="00773982" w:rsidRPr="0080032F" w:rsidRDefault="00A528BB">
      <w:pPr>
        <w:spacing w:before="29" w:after="29" w:line="480" w:lineRule="auto"/>
        <w:ind w:left="720" w:firstLine="720"/>
        <w:jc w:val="both"/>
        <w:rPr>
          <w:rFonts w:ascii="Times New Roman" w:hAnsi="Times New Roman" w:cs="Times New Roman"/>
          <w:sz w:val="24"/>
          <w:szCs w:val="24"/>
          <w:highlight w:val="white"/>
          <w:lang w:val="la-Latn"/>
        </w:rPr>
      </w:pPr>
      <w:r w:rsidRPr="005C13A3">
        <w:rPr>
          <w:noProof/>
          <w:lang w:val="en-US"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alt="Fig" style="width:297pt;height:377.25pt;visibility:visible">
            <v:imagedata r:id="rId9" o:title=""/>
          </v:shape>
        </w:pict>
      </w:r>
    </w:p>
    <w:p w:rsidR="00773982" w:rsidRPr="0080032F" w:rsidRDefault="00773982">
      <w:pPr>
        <w:spacing w:before="29" w:after="29" w:line="480" w:lineRule="auto"/>
        <w:jc w:val="both"/>
        <w:rPr>
          <w:rFonts w:ascii="Times New Roman" w:hAnsi="Times New Roman" w:cs="Times New Roman"/>
          <w:sz w:val="24"/>
          <w:szCs w:val="24"/>
          <w:lang w:val="en-US"/>
        </w:rPr>
      </w:pPr>
      <w:r w:rsidRPr="0080032F">
        <w:rPr>
          <w:rFonts w:ascii="Times New Roman" w:hAnsi="Times New Roman" w:cs="Times New Roman"/>
          <w:b/>
          <w:bCs/>
          <w:sz w:val="24"/>
          <w:szCs w:val="24"/>
          <w:lang w:val="la-Latn"/>
        </w:rPr>
        <w:t>Fig. 1.</w:t>
      </w:r>
      <w:r w:rsidRPr="0080032F">
        <w:rPr>
          <w:rFonts w:ascii="Times New Roman" w:hAnsi="Times New Roman" w:cs="Times New Roman"/>
          <w:sz w:val="24"/>
          <w:szCs w:val="24"/>
          <w:lang w:val="la-Latn"/>
        </w:rPr>
        <w:t xml:space="preserve"> Location of study sites (sand quarries).</w:t>
      </w:r>
    </w:p>
    <w:p w:rsidR="00773982" w:rsidRPr="0080032F" w:rsidRDefault="00A528BB">
      <w:pPr>
        <w:spacing w:before="29" w:after="29" w:line="480" w:lineRule="auto"/>
        <w:jc w:val="center"/>
        <w:rPr>
          <w:rFonts w:ascii="Times New Roman" w:hAnsi="Times New Roman" w:cs="Times New Roman"/>
          <w:sz w:val="24"/>
          <w:szCs w:val="24"/>
        </w:rPr>
      </w:pPr>
      <w:r w:rsidRPr="005C13A3">
        <w:rPr>
          <w:noProof/>
          <w:lang w:val="en-US" w:eastAsia="en-US"/>
        </w:rPr>
        <w:lastRenderedPageBreak/>
        <w:pict>
          <v:shape id="Obraz 4" o:spid="_x0000_i1026" type="#_x0000_t75" style="width:407.25pt;height:470.25pt;visibility:visible">
            <v:imagedata r:id="rId10" o:title=""/>
          </v:shape>
        </w:pict>
      </w:r>
    </w:p>
    <w:p w:rsidR="00773982" w:rsidRPr="0080032F" w:rsidRDefault="00773982">
      <w:pPr>
        <w:spacing w:after="0" w:line="480" w:lineRule="auto"/>
        <w:jc w:val="both"/>
        <w:rPr>
          <w:rFonts w:ascii="Times New Roman" w:hAnsi="Times New Roman" w:cs="Times New Roman"/>
          <w:sz w:val="24"/>
          <w:szCs w:val="24"/>
          <w:lang w:val="la-Latn"/>
        </w:rPr>
      </w:pPr>
      <w:r w:rsidRPr="001E5BC9">
        <w:rPr>
          <w:rFonts w:ascii="Times New Roman" w:hAnsi="Times New Roman" w:cs="Times New Roman"/>
          <w:b/>
          <w:bCs/>
          <w:sz w:val="24"/>
          <w:szCs w:val="24"/>
        </w:rPr>
        <w:t>Fig. 2.</w:t>
      </w:r>
      <w:r w:rsidRPr="001E5BC9">
        <w:rPr>
          <w:rFonts w:ascii="Times New Roman" w:hAnsi="Times New Roman" w:cs="Times New Roman"/>
          <w:sz w:val="24"/>
          <w:szCs w:val="24"/>
        </w:rPr>
        <w:t xml:space="preserve"> Representative photographs of sand quarries: </w:t>
      </w:r>
      <w:r w:rsidRPr="0080032F">
        <w:rPr>
          <w:rFonts w:ascii="Times New Roman" w:hAnsi="Times New Roman" w:cs="Times New Roman"/>
          <w:sz w:val="24"/>
          <w:szCs w:val="24"/>
          <w:lang w:val="la-Latn"/>
        </w:rPr>
        <w:t>a,</w:t>
      </w:r>
      <w:r w:rsidR="00D52B08">
        <w:rPr>
          <w:rFonts w:ascii="Times New Roman" w:hAnsi="Times New Roman" w:cs="Times New Roman"/>
          <w:sz w:val="24"/>
          <w:szCs w:val="24"/>
        </w:rPr>
        <w:t xml:space="preserve"> </w:t>
      </w:r>
      <w:r w:rsidRPr="0080032F">
        <w:rPr>
          <w:rFonts w:ascii="Times New Roman" w:hAnsi="Times New Roman" w:cs="Times New Roman"/>
          <w:sz w:val="24"/>
          <w:szCs w:val="24"/>
          <w:lang w:val="la-Latn"/>
        </w:rPr>
        <w:t>b = sukcesja wczesna; c,</w:t>
      </w:r>
      <w:r w:rsidR="00D52B08">
        <w:rPr>
          <w:rFonts w:ascii="Times New Roman" w:hAnsi="Times New Roman" w:cs="Times New Roman"/>
          <w:sz w:val="24"/>
          <w:szCs w:val="24"/>
        </w:rPr>
        <w:t xml:space="preserve"> </w:t>
      </w:r>
      <w:r w:rsidRPr="0080032F">
        <w:rPr>
          <w:rFonts w:ascii="Times New Roman" w:hAnsi="Times New Roman" w:cs="Times New Roman"/>
          <w:sz w:val="24"/>
          <w:szCs w:val="24"/>
          <w:lang w:val="la-Latn"/>
        </w:rPr>
        <w:t>d = sukcesja pośrednia; e,</w:t>
      </w:r>
      <w:r w:rsidR="00D52B08">
        <w:rPr>
          <w:rFonts w:ascii="Times New Roman" w:hAnsi="Times New Roman" w:cs="Times New Roman"/>
          <w:sz w:val="24"/>
          <w:szCs w:val="24"/>
        </w:rPr>
        <w:t xml:space="preserve"> </w:t>
      </w:r>
      <w:r w:rsidRPr="0080032F">
        <w:rPr>
          <w:rFonts w:ascii="Times New Roman" w:hAnsi="Times New Roman" w:cs="Times New Roman"/>
          <w:sz w:val="24"/>
          <w:szCs w:val="24"/>
          <w:lang w:val="la-Latn"/>
        </w:rPr>
        <w:t>f = sukcesja późna.</w:t>
      </w:r>
    </w:p>
    <w:p w:rsidR="00773982" w:rsidRPr="001E5BC9" w:rsidRDefault="00773982">
      <w:pPr>
        <w:numPr>
          <w:ins w:id="0" w:author="Cierzniak" w:date="2020-09-14T11:15:00Z"/>
        </w:numPr>
        <w:spacing w:after="0" w:line="480" w:lineRule="auto"/>
        <w:jc w:val="both"/>
        <w:rPr>
          <w:rFonts w:ascii="Times New Roman" w:hAnsi="Times New Roman" w:cs="Times New Roman"/>
          <w:sz w:val="24"/>
          <w:szCs w:val="24"/>
        </w:rPr>
      </w:pPr>
    </w:p>
    <w:p w:rsidR="00773982" w:rsidRPr="0080032F" w:rsidRDefault="00773982">
      <w:pPr>
        <w:spacing w:before="29" w:after="29" w:line="480" w:lineRule="auto"/>
        <w:ind w:firstLine="720"/>
        <w:jc w:val="both"/>
        <w:rPr>
          <w:rFonts w:ascii="Times New Roman" w:hAnsi="Times New Roman" w:cs="Times New Roman"/>
          <w:sz w:val="24"/>
          <w:szCs w:val="24"/>
        </w:rPr>
      </w:pPr>
      <w:r w:rsidRPr="0080032F">
        <w:rPr>
          <w:rFonts w:ascii="Times New Roman" w:hAnsi="Times New Roman" w:cs="Times New Roman"/>
          <w:sz w:val="24"/>
          <w:szCs w:val="24"/>
          <w:lang w:val="la-Latn"/>
        </w:rPr>
        <w:t>Analizowane piaskownie zaklasyfikowaliśmy do 3 grup odzwierciedlających stadia sukcesyjne</w:t>
      </w:r>
      <w:r w:rsidRPr="0080032F">
        <w:rPr>
          <w:rFonts w:ascii="Times New Roman" w:hAnsi="Times New Roman" w:cs="Times New Roman"/>
          <w:sz w:val="24"/>
          <w:szCs w:val="24"/>
        </w:rPr>
        <w:t>:</w:t>
      </w:r>
      <w:r w:rsidR="00A528BB">
        <w:rPr>
          <w:rFonts w:ascii="Times New Roman" w:hAnsi="Times New Roman" w:cs="Times New Roman"/>
          <w:sz w:val="24"/>
          <w:szCs w:val="24"/>
        </w:rPr>
        <w:t xml:space="preserve"> </w:t>
      </w:r>
      <w:r w:rsidRPr="0080032F">
        <w:rPr>
          <w:rFonts w:ascii="Times New Roman" w:hAnsi="Times New Roman" w:cs="Times New Roman"/>
          <w:b/>
          <w:bCs/>
          <w:sz w:val="24"/>
          <w:szCs w:val="24"/>
          <w:lang w:val="la-Latn"/>
        </w:rPr>
        <w:t>stadium I: 0-5 lat -</w:t>
      </w:r>
      <w:r w:rsidRPr="0080032F">
        <w:rPr>
          <w:rFonts w:ascii="Times New Roman" w:hAnsi="Times New Roman" w:cs="Times New Roman"/>
          <w:sz w:val="24"/>
          <w:szCs w:val="24"/>
          <w:lang w:val="la-Latn"/>
        </w:rPr>
        <w:t xml:space="preserve"> sukcesja wczesna (etap wkraczania roślin - 10 piaskowni) - gleba bez roślin </w:t>
      </w:r>
      <w:r w:rsidR="00432D38" w:rsidRPr="00432D38">
        <w:rPr>
          <w:rFonts w:ascii="Times New Roman" w:hAnsi="Times New Roman" w:cs="Times New Roman"/>
          <w:sz w:val="24"/>
          <w:szCs w:val="24"/>
          <w:lang w:val="la-Latn"/>
        </w:rPr>
        <w:t>≥</w:t>
      </w:r>
      <w:r w:rsidR="00A528BB">
        <w:rPr>
          <w:rFonts w:ascii="Times New Roman" w:hAnsi="Times New Roman" w:cs="Times New Roman"/>
          <w:sz w:val="24"/>
          <w:szCs w:val="24"/>
        </w:rPr>
        <w:t xml:space="preserve"> </w:t>
      </w:r>
      <w:r w:rsidR="007D48AF" w:rsidRPr="00432D38">
        <w:rPr>
          <w:rFonts w:ascii="Times New Roman" w:hAnsi="Times New Roman" w:cs="Times New Roman"/>
          <w:sz w:val="24"/>
          <w:szCs w:val="24"/>
        </w:rPr>
        <w:t>5</w:t>
      </w:r>
      <w:r w:rsidR="00432D38" w:rsidRPr="00432D38">
        <w:rPr>
          <w:rFonts w:ascii="Times New Roman" w:hAnsi="Times New Roman" w:cs="Times New Roman"/>
          <w:sz w:val="24"/>
          <w:szCs w:val="24"/>
        </w:rPr>
        <w:t>5</w:t>
      </w:r>
      <w:r w:rsidRPr="0080032F">
        <w:rPr>
          <w:rFonts w:ascii="Times New Roman" w:hAnsi="Times New Roman" w:cs="Times New Roman"/>
          <w:sz w:val="24"/>
          <w:szCs w:val="24"/>
          <w:lang w:val="la-Latn"/>
        </w:rPr>
        <w:t xml:space="preserve">% powierzchni, roślinność zielna </w:t>
      </w:r>
      <w:r w:rsidR="00432D38">
        <w:rPr>
          <w:rFonts w:ascii="Times New Roman" w:hAnsi="Times New Roman" w:cs="Times New Roman"/>
          <w:sz w:val="24"/>
          <w:szCs w:val="24"/>
        </w:rPr>
        <w:t>20</w:t>
      </w:r>
      <w:r w:rsidRPr="0080032F">
        <w:rPr>
          <w:rFonts w:ascii="Times New Roman" w:hAnsi="Times New Roman" w:cs="Times New Roman"/>
          <w:sz w:val="24"/>
          <w:szCs w:val="24"/>
          <w:lang w:val="la-Latn"/>
        </w:rPr>
        <w:t>-</w:t>
      </w:r>
      <w:r w:rsidR="00432D38">
        <w:rPr>
          <w:rFonts w:ascii="Times New Roman" w:hAnsi="Times New Roman" w:cs="Times New Roman"/>
          <w:sz w:val="24"/>
          <w:szCs w:val="24"/>
        </w:rPr>
        <w:t>45</w:t>
      </w:r>
      <w:r w:rsidRPr="0080032F">
        <w:rPr>
          <w:rFonts w:ascii="Times New Roman" w:hAnsi="Times New Roman" w:cs="Times New Roman"/>
          <w:sz w:val="24"/>
          <w:szCs w:val="24"/>
          <w:lang w:val="la-Latn"/>
        </w:rPr>
        <w:t>% powierzchni</w:t>
      </w:r>
      <w:r w:rsidRPr="0080032F">
        <w:rPr>
          <w:rFonts w:ascii="Times New Roman" w:hAnsi="Times New Roman" w:cs="Times New Roman"/>
          <w:sz w:val="24"/>
          <w:szCs w:val="24"/>
        </w:rPr>
        <w:t>,</w:t>
      </w:r>
      <w:r w:rsidR="00A528BB">
        <w:rPr>
          <w:rFonts w:ascii="Times New Roman" w:hAnsi="Times New Roman" w:cs="Times New Roman"/>
          <w:sz w:val="24"/>
          <w:szCs w:val="24"/>
        </w:rPr>
        <w:t xml:space="preserve"> </w:t>
      </w:r>
      <w:r w:rsidRPr="0080032F">
        <w:rPr>
          <w:rFonts w:ascii="Times New Roman" w:hAnsi="Times New Roman" w:cs="Times New Roman"/>
          <w:b/>
          <w:bCs/>
          <w:sz w:val="24"/>
          <w:szCs w:val="24"/>
          <w:lang w:val="la-Latn"/>
        </w:rPr>
        <w:t>stadium II: 5-10 lat) -</w:t>
      </w:r>
      <w:r w:rsidRPr="0080032F">
        <w:rPr>
          <w:rFonts w:ascii="Times New Roman" w:hAnsi="Times New Roman" w:cs="Times New Roman"/>
          <w:sz w:val="24"/>
          <w:szCs w:val="24"/>
          <w:lang w:val="la-Latn"/>
        </w:rPr>
        <w:t xml:space="preserve"> sukcesja pośrednia (etap zadarniania - 12 piaskowni) - gleba bez roślin </w:t>
      </w:r>
      <w:r w:rsidR="00BE610F" w:rsidRPr="00DC5C32">
        <w:rPr>
          <w:rFonts w:ascii="Times New Roman" w:hAnsi="Times New Roman" w:cs="Times New Roman"/>
          <w:sz w:val="24"/>
          <w:szCs w:val="24"/>
          <w:lang w:val="la-Latn"/>
        </w:rPr>
        <w:t>≤</w:t>
      </w:r>
      <w:r w:rsidR="001351B8">
        <w:rPr>
          <w:rFonts w:ascii="Times New Roman" w:hAnsi="Times New Roman" w:cs="Times New Roman"/>
          <w:sz w:val="24"/>
          <w:szCs w:val="24"/>
        </w:rPr>
        <w:t xml:space="preserve"> </w:t>
      </w:r>
      <w:r w:rsidRPr="00DC5C32">
        <w:rPr>
          <w:rFonts w:ascii="Times New Roman" w:hAnsi="Times New Roman" w:cs="Times New Roman"/>
          <w:sz w:val="24"/>
          <w:szCs w:val="24"/>
          <w:lang w:val="la-Latn"/>
        </w:rPr>
        <w:t>4</w:t>
      </w:r>
      <w:r w:rsidR="00892FBD" w:rsidRPr="00DC5C32">
        <w:rPr>
          <w:rFonts w:ascii="Times New Roman" w:hAnsi="Times New Roman" w:cs="Times New Roman"/>
          <w:sz w:val="24"/>
          <w:szCs w:val="24"/>
        </w:rPr>
        <w:t>5</w:t>
      </w:r>
      <w:r w:rsidRPr="00DC5C32">
        <w:rPr>
          <w:rFonts w:ascii="Times New Roman" w:hAnsi="Times New Roman" w:cs="Times New Roman"/>
          <w:sz w:val="24"/>
          <w:szCs w:val="24"/>
          <w:lang w:val="la-Latn"/>
        </w:rPr>
        <w:t xml:space="preserve">% powierzchni, roślinność zielna </w:t>
      </w:r>
      <w:r w:rsidR="00DC5C32" w:rsidRPr="00DC5C32">
        <w:rPr>
          <w:rFonts w:ascii="Times New Roman" w:hAnsi="Times New Roman" w:cs="Times New Roman"/>
          <w:sz w:val="24"/>
          <w:szCs w:val="24"/>
        </w:rPr>
        <w:t>35</w:t>
      </w:r>
      <w:r w:rsidRPr="00DC5C32">
        <w:rPr>
          <w:rFonts w:ascii="Times New Roman" w:hAnsi="Times New Roman" w:cs="Times New Roman"/>
          <w:sz w:val="24"/>
          <w:szCs w:val="24"/>
          <w:lang w:val="la-Latn"/>
        </w:rPr>
        <w:t>-</w:t>
      </w:r>
      <w:r w:rsidR="00DC5C32" w:rsidRPr="00DC5C32">
        <w:rPr>
          <w:rFonts w:ascii="Times New Roman" w:hAnsi="Times New Roman" w:cs="Times New Roman"/>
          <w:sz w:val="24"/>
          <w:szCs w:val="24"/>
        </w:rPr>
        <w:t>80</w:t>
      </w:r>
      <w:r w:rsidRPr="00DC5C32">
        <w:rPr>
          <w:rFonts w:ascii="Times New Roman" w:hAnsi="Times New Roman" w:cs="Times New Roman"/>
          <w:sz w:val="24"/>
          <w:szCs w:val="24"/>
          <w:lang w:val="la-Latn"/>
        </w:rPr>
        <w:t xml:space="preserve">% powierzchni, drzewa i zadrzewienia </w:t>
      </w:r>
      <w:r w:rsidR="00BE610F" w:rsidRPr="00DC5C32">
        <w:rPr>
          <w:rFonts w:ascii="Times New Roman" w:hAnsi="Times New Roman" w:cs="Times New Roman"/>
          <w:sz w:val="24"/>
          <w:szCs w:val="24"/>
          <w:lang w:val="la-Latn"/>
        </w:rPr>
        <w:t>≥</w:t>
      </w:r>
      <w:r w:rsidRPr="00DC5C32">
        <w:rPr>
          <w:rFonts w:ascii="Times New Roman" w:hAnsi="Times New Roman" w:cs="Times New Roman"/>
          <w:sz w:val="24"/>
          <w:szCs w:val="24"/>
          <w:lang w:val="la-Latn"/>
        </w:rPr>
        <w:t xml:space="preserve"> 5%,</w:t>
      </w:r>
      <w:r w:rsidR="00A528BB">
        <w:rPr>
          <w:rFonts w:ascii="Times New Roman" w:hAnsi="Times New Roman" w:cs="Times New Roman"/>
          <w:sz w:val="24"/>
          <w:szCs w:val="24"/>
        </w:rPr>
        <w:t xml:space="preserve"> </w:t>
      </w:r>
      <w:r w:rsidRPr="0080032F">
        <w:rPr>
          <w:rFonts w:ascii="Times New Roman" w:hAnsi="Times New Roman" w:cs="Times New Roman"/>
          <w:b/>
          <w:bCs/>
          <w:sz w:val="24"/>
          <w:szCs w:val="24"/>
          <w:lang w:val="la-Latn"/>
        </w:rPr>
        <w:t xml:space="preserve">stadium </w:t>
      </w:r>
      <w:r w:rsidRPr="0080032F">
        <w:rPr>
          <w:rFonts w:ascii="Times New Roman" w:hAnsi="Times New Roman" w:cs="Times New Roman"/>
          <w:b/>
          <w:bCs/>
          <w:sz w:val="24"/>
          <w:szCs w:val="24"/>
          <w:lang w:val="la-Latn"/>
        </w:rPr>
        <w:lastRenderedPageBreak/>
        <w:t>III: 10-15 lat -</w:t>
      </w:r>
      <w:r w:rsidRPr="0080032F">
        <w:rPr>
          <w:rFonts w:ascii="Times New Roman" w:hAnsi="Times New Roman" w:cs="Times New Roman"/>
          <w:sz w:val="24"/>
          <w:szCs w:val="24"/>
          <w:lang w:val="la-Latn"/>
        </w:rPr>
        <w:t xml:space="preserve"> sukcesja późna (etap zakrzaczania i zalesiania - 10 piaskowni) - gleba bez roślin </w:t>
      </w:r>
      <w:r w:rsidR="00DC5C32">
        <w:rPr>
          <w:rFonts w:ascii="Times New Roman" w:hAnsi="Times New Roman" w:cs="Times New Roman"/>
          <w:sz w:val="24"/>
          <w:szCs w:val="24"/>
          <w:lang w:val="la-Latn"/>
        </w:rPr>
        <w:t>≤</w:t>
      </w:r>
      <w:r w:rsidR="001351B8">
        <w:rPr>
          <w:rFonts w:ascii="Times New Roman" w:hAnsi="Times New Roman" w:cs="Times New Roman"/>
          <w:sz w:val="24"/>
          <w:szCs w:val="24"/>
        </w:rPr>
        <w:t xml:space="preserve"> </w:t>
      </w:r>
      <w:r w:rsidRPr="0080032F">
        <w:rPr>
          <w:rFonts w:ascii="Times New Roman" w:hAnsi="Times New Roman" w:cs="Times New Roman"/>
          <w:sz w:val="24"/>
          <w:szCs w:val="24"/>
          <w:lang w:val="la-Latn"/>
        </w:rPr>
        <w:t xml:space="preserve">5% powierzchni, roślinność zielna </w:t>
      </w:r>
      <w:r w:rsidR="00DC5C32">
        <w:rPr>
          <w:rFonts w:ascii="Times New Roman" w:hAnsi="Times New Roman" w:cs="Times New Roman"/>
          <w:sz w:val="24"/>
          <w:szCs w:val="24"/>
        </w:rPr>
        <w:t>15</w:t>
      </w:r>
      <w:r w:rsidRPr="0080032F">
        <w:rPr>
          <w:rFonts w:ascii="Times New Roman" w:hAnsi="Times New Roman" w:cs="Times New Roman"/>
          <w:sz w:val="24"/>
          <w:szCs w:val="24"/>
          <w:lang w:val="la-Latn"/>
        </w:rPr>
        <w:t>-</w:t>
      </w:r>
      <w:r w:rsidR="00DC5C32">
        <w:rPr>
          <w:rFonts w:ascii="Times New Roman" w:hAnsi="Times New Roman" w:cs="Times New Roman"/>
          <w:sz w:val="24"/>
          <w:szCs w:val="24"/>
        </w:rPr>
        <w:t>40</w:t>
      </w:r>
      <w:r w:rsidRPr="0080032F">
        <w:rPr>
          <w:rFonts w:ascii="Times New Roman" w:hAnsi="Times New Roman" w:cs="Times New Roman"/>
          <w:sz w:val="24"/>
          <w:szCs w:val="24"/>
          <w:lang w:val="la-Latn"/>
        </w:rPr>
        <w:t xml:space="preserve"> % powierzchni, drzewa i zadrzewienia </w:t>
      </w:r>
      <w:r w:rsidR="00DC5C32">
        <w:rPr>
          <w:rFonts w:ascii="Times New Roman" w:hAnsi="Times New Roman" w:cs="Times New Roman"/>
          <w:sz w:val="24"/>
          <w:szCs w:val="24"/>
          <w:lang w:val="la-Latn"/>
        </w:rPr>
        <w:t>≥</w:t>
      </w:r>
      <w:r w:rsidRPr="0080032F">
        <w:rPr>
          <w:rFonts w:ascii="Times New Roman" w:hAnsi="Times New Roman" w:cs="Times New Roman"/>
          <w:sz w:val="24"/>
          <w:szCs w:val="24"/>
          <w:lang w:val="la-Latn"/>
        </w:rPr>
        <w:t xml:space="preserve"> 60%. Procentowy udział danej kategorii pokrycia terenu określiliśmy względem powierzchni piaskowni (Table </w:t>
      </w:r>
      <w:r w:rsidRPr="0080032F">
        <w:rPr>
          <w:rFonts w:ascii="Times New Roman" w:hAnsi="Times New Roman" w:cs="Times New Roman"/>
          <w:sz w:val="24"/>
          <w:szCs w:val="24"/>
        </w:rPr>
        <w:t>A</w:t>
      </w:r>
      <w:r w:rsidRPr="0080032F">
        <w:rPr>
          <w:rFonts w:ascii="Times New Roman" w:hAnsi="Times New Roman" w:cs="Times New Roman"/>
          <w:sz w:val="24"/>
          <w:szCs w:val="24"/>
          <w:lang w:val="la-Latn"/>
        </w:rPr>
        <w:t xml:space="preserve">1). </w:t>
      </w:r>
    </w:p>
    <w:p w:rsidR="00773982" w:rsidRPr="0080032F" w:rsidRDefault="00773982">
      <w:pPr>
        <w:autoSpaceDE w:val="0"/>
        <w:spacing w:before="29" w:after="29" w:line="480" w:lineRule="auto"/>
        <w:ind w:firstLine="720"/>
        <w:jc w:val="both"/>
        <w:rPr>
          <w:rFonts w:ascii="Times New Roman" w:hAnsi="Times New Roman" w:cs="Times New Roman"/>
          <w:sz w:val="24"/>
          <w:szCs w:val="24"/>
          <w:lang w:val="en-US"/>
        </w:rPr>
      </w:pPr>
      <w:r w:rsidRPr="0080032F">
        <w:rPr>
          <w:rFonts w:ascii="Times New Roman" w:hAnsi="Times New Roman" w:cs="Times New Roman"/>
          <w:sz w:val="24"/>
          <w:szCs w:val="24"/>
          <w:lang w:val="la-Latn"/>
        </w:rPr>
        <w:t>This study is a continuation of a project concerning the importance of sand quarries for wild bees, which was initiated in 2015. The material used here was collected in 2008, 2015-2016 (Twerd et al.</w:t>
      </w:r>
      <w:r w:rsidRPr="0080032F">
        <w:rPr>
          <w:rFonts w:ascii="Times New Roman" w:hAnsi="Times New Roman" w:cs="Times New Roman"/>
          <w:sz w:val="24"/>
          <w:szCs w:val="24"/>
          <w:lang w:val="en-US"/>
        </w:rPr>
        <w:t>,</w:t>
      </w:r>
      <w:r w:rsidRPr="0080032F">
        <w:rPr>
          <w:rFonts w:ascii="Times New Roman" w:hAnsi="Times New Roman" w:cs="Times New Roman"/>
          <w:sz w:val="24"/>
          <w:szCs w:val="24"/>
          <w:lang w:val="la-Latn"/>
        </w:rPr>
        <w:t xml:space="preserve"> 2019</w:t>
      </w:r>
      <w:r w:rsidRPr="0080032F">
        <w:rPr>
          <w:rFonts w:ascii="Times New Roman" w:hAnsi="Times New Roman" w:cs="Times New Roman"/>
          <w:sz w:val="24"/>
          <w:szCs w:val="24"/>
          <w:lang w:val="en-US"/>
        </w:rPr>
        <w:t>a</w:t>
      </w:r>
      <w:r w:rsidRPr="0080032F">
        <w:rPr>
          <w:rFonts w:ascii="Times New Roman" w:hAnsi="Times New Roman" w:cs="Times New Roman"/>
          <w:sz w:val="24"/>
          <w:szCs w:val="24"/>
          <w:lang w:val="la-Latn"/>
        </w:rPr>
        <w:t>), (17 sites), and in 2017 (15 sites). Research was conducted after obtaining oral consent from managers of the land and in accordance with applicable law.</w:t>
      </w:r>
    </w:p>
    <w:p w:rsidR="00773982" w:rsidRPr="0080032F" w:rsidRDefault="00773982">
      <w:pPr>
        <w:autoSpaceDE w:val="0"/>
        <w:spacing w:before="29" w:after="29" w:line="480" w:lineRule="auto"/>
        <w:jc w:val="both"/>
        <w:rPr>
          <w:rFonts w:ascii="Times New Roman" w:hAnsi="Times New Roman" w:cs="Times New Roman"/>
          <w:sz w:val="24"/>
          <w:szCs w:val="24"/>
          <w:lang w:val="la-Latn"/>
        </w:rPr>
      </w:pPr>
    </w:p>
    <w:p w:rsidR="00773982" w:rsidRPr="0080032F" w:rsidRDefault="00773982">
      <w:pPr>
        <w:pStyle w:val="Tekstpodstawowy31"/>
        <w:keepNext/>
        <w:spacing w:before="29" w:after="29" w:line="480" w:lineRule="auto"/>
        <w:rPr>
          <w:rFonts w:ascii="Times New Roman" w:hAnsi="Times New Roman"/>
          <w:lang w:val="en-US"/>
        </w:rPr>
      </w:pPr>
      <w:r w:rsidRPr="0080032F">
        <w:rPr>
          <w:rFonts w:ascii="Times New Roman" w:hAnsi="Times New Roman"/>
          <w:i/>
          <w:iCs/>
          <w:lang w:val="la-Latn"/>
        </w:rPr>
        <w:t>2.2. Insect sampling</w:t>
      </w:r>
    </w:p>
    <w:p w:rsidR="00773982" w:rsidRPr="0080032F" w:rsidRDefault="00773982">
      <w:pPr>
        <w:autoSpaceDE w:val="0"/>
        <w:spacing w:before="29" w:after="29" w:line="480" w:lineRule="auto"/>
        <w:jc w:val="both"/>
        <w:rPr>
          <w:rFonts w:ascii="Times New Roman" w:hAnsi="Times New Roman" w:cs="Times New Roman"/>
          <w:sz w:val="24"/>
          <w:szCs w:val="24"/>
          <w:lang w:val="la-Latn"/>
        </w:rPr>
      </w:pPr>
      <w:r w:rsidRPr="0080032F">
        <w:rPr>
          <w:rFonts w:ascii="Times New Roman" w:hAnsi="Times New Roman" w:cs="Times New Roman"/>
          <w:sz w:val="24"/>
          <w:szCs w:val="24"/>
          <w:lang w:val="la-Latn"/>
        </w:rPr>
        <w:tab/>
      </w:r>
      <w:bookmarkStart w:id="1" w:name="result_box66"/>
      <w:bookmarkEnd w:id="1"/>
      <w:r w:rsidRPr="0080032F">
        <w:rPr>
          <w:rFonts w:ascii="Times New Roman" w:hAnsi="Times New Roman" w:cs="Times New Roman"/>
          <w:sz w:val="24"/>
          <w:szCs w:val="24"/>
          <w:lang w:val="la-Latn"/>
        </w:rPr>
        <w:t xml:space="preserve">The insects were collected when the weather was favorable for </w:t>
      </w:r>
      <w:r w:rsidRPr="0080032F">
        <w:rPr>
          <w:rFonts w:ascii="Times New Roman" w:hAnsi="Times New Roman" w:cs="Times New Roman"/>
          <w:sz w:val="24"/>
          <w:szCs w:val="24"/>
          <w:lang w:val="en-US"/>
        </w:rPr>
        <w:t>Aculeata</w:t>
      </w:r>
      <w:r w:rsidRPr="0080032F">
        <w:rPr>
          <w:rFonts w:ascii="Times New Roman" w:hAnsi="Times New Roman" w:cs="Times New Roman"/>
          <w:sz w:val="24"/>
          <w:szCs w:val="24"/>
          <w:lang w:val="la-Latn"/>
        </w:rPr>
        <w:t xml:space="preserve"> activity, i.e., with no or little wind (&lt; 3 on the Beaufort scale) (Krauss et al., 2009). During our study, the temperature was always above 16°C, and on most days did not exceed 25°C. Due to the fact that the phenological period in Eastern Poland is delayed in relation to the central part of the country by about two weeks, the research was conducted in May and July in order to obtain the fullest possible number of both spring and summer species. In each sand quarry, the insects were caught along transects. </w:t>
      </w:r>
      <w:bookmarkStart w:id="2" w:name="result_box68"/>
      <w:bookmarkEnd w:id="2"/>
      <w:r w:rsidRPr="0080032F">
        <w:rPr>
          <w:rFonts w:ascii="Times New Roman" w:hAnsi="Times New Roman" w:cs="Times New Roman"/>
          <w:sz w:val="24"/>
          <w:szCs w:val="24"/>
          <w:shd w:val="clear" w:color="auto" w:fill="FFFFFF"/>
          <w:lang w:val="la-Latn"/>
        </w:rPr>
        <w:t xml:space="preserve">Each transect was 200 m long and 1 m wide </w:t>
      </w:r>
      <w:r w:rsidRPr="0080032F">
        <w:rPr>
          <w:rFonts w:ascii="Times New Roman" w:hAnsi="Times New Roman" w:cs="Times New Roman"/>
          <w:sz w:val="24"/>
          <w:szCs w:val="24"/>
          <w:lang w:val="la-Latn"/>
        </w:rPr>
        <w:t>(Banaszak, 1980). Każdy z badaczy przechodził transekt w czasie 30 minut i odławiał wybraną grupę żądłówek (Apiformes, Crabronidae i Sphecidae, Chrysididae). The transects were visited in a random order throughout  the  season  to  cover  entire period of Aculeata activity during a day. The number of delimited transects was adjusted to the size of sand quarry: 0.5 - 1.0 ha area (no more than 4 transects), 1.0 - 3.0 ha area (no more than 8 transects), &gt; 3.0 ha area (no more than 12 transects).</w:t>
      </w:r>
      <w:bookmarkStart w:id="3" w:name="result_box69"/>
      <w:bookmarkEnd w:id="3"/>
      <w:r w:rsidR="00A528BB" w:rsidRPr="00A528BB">
        <w:rPr>
          <w:rFonts w:ascii="Times New Roman" w:hAnsi="Times New Roman" w:cs="Times New Roman"/>
          <w:sz w:val="24"/>
          <w:szCs w:val="24"/>
          <w:lang w:val="en-US"/>
        </w:rPr>
        <w:t xml:space="preserve"> </w:t>
      </w:r>
      <w:r w:rsidRPr="0080032F">
        <w:rPr>
          <w:rFonts w:ascii="Times New Roman" w:hAnsi="Times New Roman" w:cs="Times New Roman"/>
          <w:sz w:val="24"/>
          <w:szCs w:val="24"/>
          <w:shd w:val="clear" w:color="auto" w:fill="FFFFFF"/>
          <w:lang w:val="la-Latn"/>
        </w:rPr>
        <w:t>One sample is a collection of insects caught during one day on a research site.</w:t>
      </w:r>
      <w:r w:rsidRPr="0080032F">
        <w:rPr>
          <w:rFonts w:ascii="Times New Roman" w:hAnsi="Times New Roman" w:cs="Times New Roman"/>
          <w:sz w:val="24"/>
          <w:szCs w:val="24"/>
          <w:lang w:val="la-Latn"/>
        </w:rPr>
        <w:t xml:space="preserve"> Informację o liczbie przeanalizowanych transektów, dostosowanych do wielkości siedliska zawarliśmy w Table A1. </w:t>
      </w:r>
      <w:bookmarkStart w:id="4" w:name="result_box72"/>
      <w:bookmarkEnd w:id="4"/>
      <w:r w:rsidRPr="0080032F">
        <w:rPr>
          <w:rFonts w:ascii="Times New Roman" w:hAnsi="Times New Roman" w:cs="Times New Roman"/>
          <w:sz w:val="24"/>
          <w:szCs w:val="24"/>
          <w:lang w:val="la-Latn"/>
        </w:rPr>
        <w:t xml:space="preserve">To avoid self-replication, the sample sites were </w:t>
      </w:r>
      <w:r w:rsidRPr="0080032F">
        <w:rPr>
          <w:rFonts w:ascii="Times New Roman" w:hAnsi="Times New Roman" w:cs="Times New Roman"/>
          <w:sz w:val="24"/>
          <w:szCs w:val="24"/>
          <w:lang w:val="la-Latn"/>
        </w:rPr>
        <w:lastRenderedPageBreak/>
        <w:t xml:space="preserve">spaced more than 1.5 km apart. The collected specimens were pinned and identified to the species level. The species of the </w:t>
      </w:r>
      <w:r w:rsidRPr="0080032F">
        <w:rPr>
          <w:rFonts w:ascii="Times New Roman" w:hAnsi="Times New Roman" w:cs="Times New Roman"/>
          <w:i/>
          <w:iCs/>
          <w:sz w:val="24"/>
          <w:szCs w:val="24"/>
          <w:lang w:val="la-Latn"/>
        </w:rPr>
        <w:t>Bombus lucorum</w:t>
      </w:r>
      <w:r w:rsidRPr="0080032F">
        <w:rPr>
          <w:rFonts w:ascii="Times New Roman" w:hAnsi="Times New Roman" w:cs="Times New Roman"/>
          <w:sz w:val="24"/>
          <w:szCs w:val="24"/>
          <w:lang w:val="la-Latn"/>
        </w:rPr>
        <w:t xml:space="preserve">-complex (Bossert, 2015) are not distinguishable by morphological features, and </w:t>
      </w:r>
      <w:r w:rsidRPr="0080032F">
        <w:rPr>
          <w:rFonts w:ascii="Times New Roman" w:hAnsi="Times New Roman" w:cs="Times New Roman"/>
          <w:i/>
          <w:iCs/>
          <w:sz w:val="24"/>
          <w:szCs w:val="24"/>
          <w:lang w:val="la-Latn"/>
        </w:rPr>
        <w:t>B</w:t>
      </w:r>
      <w:r w:rsidRPr="0080032F">
        <w:rPr>
          <w:rFonts w:ascii="Times New Roman" w:hAnsi="Times New Roman" w:cs="Times New Roman"/>
          <w:sz w:val="24"/>
          <w:szCs w:val="24"/>
          <w:lang w:val="la-Latn"/>
        </w:rPr>
        <w:t xml:space="preserve">. </w:t>
      </w:r>
      <w:r w:rsidRPr="0080032F">
        <w:rPr>
          <w:rFonts w:ascii="Times New Roman" w:hAnsi="Times New Roman" w:cs="Times New Roman"/>
          <w:i/>
          <w:iCs/>
          <w:sz w:val="24"/>
          <w:szCs w:val="24"/>
          <w:lang w:val="la-Latn"/>
        </w:rPr>
        <w:t xml:space="preserve">lucorum </w:t>
      </w:r>
      <w:r w:rsidRPr="0080032F">
        <w:rPr>
          <w:rFonts w:ascii="Times New Roman" w:hAnsi="Times New Roman" w:cs="Times New Roman"/>
          <w:sz w:val="24"/>
          <w:szCs w:val="24"/>
          <w:lang w:val="la-Latn"/>
        </w:rPr>
        <w:t xml:space="preserve">and </w:t>
      </w:r>
      <w:r w:rsidRPr="0080032F">
        <w:rPr>
          <w:rFonts w:ascii="Times New Roman" w:hAnsi="Times New Roman" w:cs="Times New Roman"/>
          <w:i/>
          <w:iCs/>
          <w:sz w:val="24"/>
          <w:szCs w:val="24"/>
          <w:lang w:val="la-Latn"/>
        </w:rPr>
        <w:t>B</w:t>
      </w:r>
      <w:r w:rsidRPr="0080032F">
        <w:rPr>
          <w:rFonts w:ascii="Times New Roman" w:hAnsi="Times New Roman" w:cs="Times New Roman"/>
          <w:sz w:val="24"/>
          <w:szCs w:val="24"/>
          <w:lang w:val="la-Latn"/>
        </w:rPr>
        <w:t xml:space="preserve">. </w:t>
      </w:r>
      <w:r w:rsidRPr="0080032F">
        <w:rPr>
          <w:rFonts w:ascii="Times New Roman" w:hAnsi="Times New Roman" w:cs="Times New Roman"/>
          <w:i/>
          <w:iCs/>
          <w:sz w:val="24"/>
          <w:szCs w:val="24"/>
          <w:lang w:val="la-Latn"/>
        </w:rPr>
        <w:t xml:space="preserve">terrestris </w:t>
      </w:r>
      <w:r w:rsidRPr="0080032F">
        <w:rPr>
          <w:rFonts w:ascii="Times New Roman" w:hAnsi="Times New Roman" w:cs="Times New Roman"/>
          <w:sz w:val="24"/>
          <w:szCs w:val="24"/>
          <w:lang w:val="la-Latn"/>
        </w:rPr>
        <w:t xml:space="preserve">are easily confused (Wolf </w:t>
      </w:r>
      <w:r w:rsidRPr="0080032F">
        <w:rPr>
          <w:rFonts w:ascii="Times New Roman" w:hAnsi="Times New Roman" w:cs="Times New Roman"/>
          <w:i/>
          <w:iCs/>
          <w:sz w:val="24"/>
          <w:szCs w:val="24"/>
          <w:lang w:val="la-Latn"/>
        </w:rPr>
        <w:t>et al.</w:t>
      </w:r>
      <w:r w:rsidRPr="0080032F">
        <w:rPr>
          <w:rFonts w:ascii="Times New Roman" w:hAnsi="Times New Roman" w:cs="Times New Roman"/>
          <w:sz w:val="24"/>
          <w:szCs w:val="24"/>
          <w:lang w:val="la-Latn"/>
        </w:rPr>
        <w:t xml:space="preserve">, 2010); therefore, data on the occurrence of bumblebees of the subgenus </w:t>
      </w:r>
      <w:r w:rsidRPr="0080032F">
        <w:rPr>
          <w:rFonts w:ascii="Times New Roman" w:hAnsi="Times New Roman" w:cs="Times New Roman"/>
          <w:i/>
          <w:iCs/>
          <w:sz w:val="24"/>
          <w:szCs w:val="24"/>
          <w:lang w:val="la-Latn"/>
        </w:rPr>
        <w:t xml:space="preserve">Bombus </w:t>
      </w:r>
      <w:r w:rsidRPr="0080032F">
        <w:rPr>
          <w:rFonts w:ascii="Times New Roman" w:hAnsi="Times New Roman" w:cs="Times New Roman"/>
          <w:sz w:val="24"/>
          <w:szCs w:val="24"/>
          <w:lang w:val="la-Latn"/>
        </w:rPr>
        <w:t xml:space="preserve">Latreille, 1802 = </w:t>
      </w:r>
      <w:r w:rsidRPr="0080032F">
        <w:rPr>
          <w:rFonts w:ascii="Times New Roman" w:hAnsi="Times New Roman" w:cs="Times New Roman"/>
          <w:i/>
          <w:iCs/>
          <w:sz w:val="24"/>
          <w:szCs w:val="24"/>
          <w:lang w:val="la-Latn"/>
        </w:rPr>
        <w:t>Terrestribombus</w:t>
      </w:r>
      <w:r w:rsidRPr="0080032F">
        <w:rPr>
          <w:rFonts w:ascii="Times New Roman" w:hAnsi="Times New Roman" w:cs="Times New Roman"/>
          <w:sz w:val="24"/>
          <w:szCs w:val="24"/>
          <w:lang w:val="la-Latn"/>
        </w:rPr>
        <w:t xml:space="preserve"> Vogt, 1911 were summarized. Species nomenclature was taken after Bitsch and </w:t>
      </w:r>
      <w:r w:rsidRPr="0080032F">
        <w:rPr>
          <w:rFonts w:ascii="Times New Roman" w:hAnsi="Times New Roman" w:cs="Times New Roman"/>
          <w:sz w:val="24"/>
          <w:szCs w:val="24"/>
          <w:highlight w:val="white"/>
          <w:lang w:val="la-Latn"/>
        </w:rPr>
        <w:t xml:space="preserve">Leclercq (1993), </w:t>
      </w:r>
      <w:r w:rsidRPr="0080032F">
        <w:rPr>
          <w:rFonts w:ascii="Times New Roman" w:hAnsi="Times New Roman" w:cs="Times New Roman"/>
          <w:sz w:val="24"/>
          <w:szCs w:val="24"/>
          <w:lang w:val="la-Latn"/>
        </w:rPr>
        <w:t xml:space="preserve">Skibińska (2004), </w:t>
      </w:r>
      <w:r w:rsidRPr="0080032F">
        <w:rPr>
          <w:rFonts w:ascii="Times New Roman" w:hAnsi="Times New Roman" w:cs="Times New Roman"/>
          <w:sz w:val="24"/>
          <w:szCs w:val="24"/>
          <w:highlight w:val="white"/>
          <w:lang w:val="la-Latn"/>
        </w:rPr>
        <w:t>Jacobs 2007,</w:t>
      </w:r>
      <w:r w:rsidRPr="0080032F">
        <w:rPr>
          <w:rFonts w:ascii="Times New Roman" w:hAnsi="Times New Roman" w:cs="Times New Roman"/>
          <w:sz w:val="24"/>
          <w:szCs w:val="24"/>
          <w:lang w:val="la-Latn"/>
        </w:rPr>
        <w:t xml:space="preserve"> Wiśniowski (2015), </w:t>
      </w:r>
      <w:r w:rsidRPr="0080032F">
        <w:rPr>
          <w:rFonts w:ascii="Times New Roman" w:hAnsi="Times New Roman" w:cs="Times New Roman"/>
          <w:sz w:val="24"/>
          <w:szCs w:val="24"/>
          <w:highlight w:val="white"/>
          <w:lang w:val="la-Latn"/>
        </w:rPr>
        <w:t xml:space="preserve">Kuhlmann </w:t>
      </w:r>
      <w:r w:rsidRPr="0080032F">
        <w:rPr>
          <w:rStyle w:val="Uwydatnienie"/>
          <w:rFonts w:ascii="Times New Roman" w:hAnsi="Times New Roman" w:cs="Times New Roman"/>
          <w:i w:val="0"/>
          <w:iCs w:val="0"/>
          <w:sz w:val="24"/>
          <w:szCs w:val="24"/>
          <w:lang w:val="la-Latn"/>
        </w:rPr>
        <w:t>et al</w:t>
      </w:r>
      <w:r w:rsidRPr="0080032F">
        <w:rPr>
          <w:rFonts w:ascii="Times New Roman" w:hAnsi="Times New Roman" w:cs="Times New Roman"/>
          <w:i/>
          <w:iCs/>
          <w:sz w:val="24"/>
          <w:szCs w:val="24"/>
          <w:highlight w:val="white"/>
          <w:lang w:val="la-Latn"/>
        </w:rPr>
        <w:t>.</w:t>
      </w:r>
      <w:r w:rsidRPr="0080032F">
        <w:rPr>
          <w:rFonts w:ascii="Times New Roman" w:hAnsi="Times New Roman" w:cs="Times New Roman"/>
          <w:sz w:val="24"/>
          <w:szCs w:val="24"/>
          <w:lang w:val="la-Latn"/>
        </w:rPr>
        <w:t xml:space="preserve"> (2020) (Table </w:t>
      </w:r>
      <w:r w:rsidR="004173FC" w:rsidRPr="0080032F">
        <w:rPr>
          <w:rFonts w:ascii="Times New Roman" w:hAnsi="Times New Roman" w:cs="Times New Roman"/>
          <w:sz w:val="24"/>
          <w:szCs w:val="24"/>
          <w:lang w:val="la-Latn"/>
        </w:rPr>
        <w:t>A</w:t>
      </w:r>
      <w:r w:rsidR="004173FC" w:rsidRPr="00A528BB">
        <w:rPr>
          <w:rFonts w:ascii="Times New Roman" w:hAnsi="Times New Roman" w:cs="Times New Roman"/>
          <w:sz w:val="24"/>
          <w:szCs w:val="24"/>
          <w:lang w:val="en-US"/>
        </w:rPr>
        <w:t>2</w:t>
      </w:r>
      <w:r w:rsidRPr="0080032F">
        <w:rPr>
          <w:rFonts w:ascii="Times New Roman" w:hAnsi="Times New Roman" w:cs="Times New Roman"/>
          <w:sz w:val="24"/>
          <w:szCs w:val="24"/>
          <w:lang w:val="la-Latn"/>
        </w:rPr>
        <w:t>).</w:t>
      </w:r>
      <w:r w:rsidRPr="0080032F">
        <w:rPr>
          <w:rFonts w:ascii="Times New Roman" w:hAnsi="Times New Roman" w:cs="Times New Roman"/>
          <w:sz w:val="24"/>
          <w:szCs w:val="24"/>
          <w:lang w:val="en-US"/>
        </w:rPr>
        <w:t xml:space="preserve"> We identified the status of threatened bee and wasp species according to the most recent edition of the Polish Red Lists provided by </w:t>
      </w:r>
      <w:r w:rsidRPr="0080032F">
        <w:rPr>
          <w:rFonts w:ascii="Times New Roman" w:hAnsi="Times New Roman" w:cs="Times New Roman"/>
          <w:sz w:val="24"/>
          <w:szCs w:val="24"/>
          <w:lang w:val="la-Latn"/>
        </w:rPr>
        <w:t xml:space="preserve">Banaszak (2004), Celary (2004), Skibińska (2004), Wiśniowski (2015). </w:t>
      </w:r>
    </w:p>
    <w:p w:rsidR="00773982" w:rsidRPr="0080032F" w:rsidRDefault="00773982">
      <w:pPr>
        <w:numPr>
          <w:ins w:id="5" w:author="Cierzniak" w:date="2020-09-14T11:22:00Z"/>
        </w:numPr>
        <w:autoSpaceDE w:val="0"/>
        <w:spacing w:before="29" w:after="29" w:line="480" w:lineRule="auto"/>
        <w:ind w:firstLine="720"/>
        <w:jc w:val="both"/>
        <w:rPr>
          <w:rFonts w:ascii="Times New Roman" w:hAnsi="Times New Roman" w:cs="Times New Roman"/>
          <w:sz w:val="24"/>
          <w:szCs w:val="24"/>
          <w:lang w:val="en-US"/>
        </w:rPr>
      </w:pPr>
      <w:r w:rsidRPr="0080032F">
        <w:rPr>
          <w:rFonts w:ascii="Times New Roman" w:hAnsi="Times New Roman" w:cs="Times New Roman"/>
          <w:sz w:val="24"/>
          <w:szCs w:val="24"/>
          <w:lang w:val="la-Latn"/>
        </w:rPr>
        <w:t>Żądłówki zaklasyfikowano do trzech grup prezentujących diverse trophic behaviors of larvae (=</w:t>
      </w:r>
      <w:r w:rsidR="004173FC" w:rsidRPr="004173FC">
        <w:rPr>
          <w:rFonts w:ascii="Times New Roman" w:hAnsi="Times New Roman" w:cs="Times New Roman"/>
          <w:sz w:val="24"/>
          <w:szCs w:val="24"/>
          <w:lang w:val="la-Latn"/>
        </w:rPr>
        <w:t xml:space="preserve"> </w:t>
      </w:r>
      <w:r w:rsidRPr="0080032F">
        <w:rPr>
          <w:rFonts w:ascii="Times New Roman" w:hAnsi="Times New Roman" w:cs="Times New Roman"/>
          <w:sz w:val="24"/>
          <w:szCs w:val="24"/>
          <w:lang w:val="la-Latn"/>
        </w:rPr>
        <w:t xml:space="preserve">life history), including herbivores (Apiformes), kleptoparasites (Apiformes, Chrysididae, Crabronidae) and predators (Crabronidae and Sphecidae). Grupę roślinożerców tworzą pszczoły, czyli żądłówki w całości biologicznie związane z pokarmem kwiatowym, dorosłe odżywiają się głównie nektarem, a larwy karmione są nektarem i pyłkiem. However, numerous bee species have adopted a kleptoparasitic way of life (Michener, 2007). Drapieżców reprezentowały gatunki z rodziny Crabronidae i Sphecidae. The majority of females of digger wasps hunt for insects or spiders as food for larvae, but there are some </w:t>
      </w:r>
      <w:r w:rsidRPr="0080032F">
        <w:rPr>
          <w:rFonts w:ascii="Times New Roman" w:hAnsi="Times New Roman" w:cs="Times New Roman"/>
          <w:i/>
          <w:iCs/>
          <w:sz w:val="24"/>
          <w:szCs w:val="24"/>
          <w:lang w:val="la-Latn"/>
        </w:rPr>
        <w:t>Nysson</w:t>
      </w:r>
      <w:r w:rsidRPr="0080032F">
        <w:rPr>
          <w:rFonts w:ascii="Times New Roman" w:hAnsi="Times New Roman" w:cs="Times New Roman"/>
          <w:sz w:val="24"/>
          <w:szCs w:val="24"/>
          <w:lang w:val="la-Latn"/>
        </w:rPr>
        <w:t xml:space="preserve"> (Crabronidae) species that have lost their hunting instinct, becoming specialized in entering the nests of other species and laying their eggs on their host victims (Bohart and Menke, 1976). Adult digger wasps feed mainly on nectar and aphid secretions, sometimes on their hosts (Olszewski and Kowalczyk, 2019). Cuckoo wasps Chrysididae are a group of</w:t>
      </w:r>
      <w:r w:rsidRPr="0080032F">
        <w:rPr>
          <w:rFonts w:ascii="Times New Roman" w:hAnsi="Times New Roman" w:cs="Times New Roman"/>
          <w:sz w:val="24"/>
          <w:szCs w:val="24"/>
          <w:lang w:val="en-US"/>
        </w:rPr>
        <w:t xml:space="preserve"> wasps, which develop during larval stage as kleptoparasites or parasitoids of mainly other hymenopterans (Paukkunen et al., 2015).</w:t>
      </w:r>
    </w:p>
    <w:p w:rsidR="00773982" w:rsidRPr="0080032F" w:rsidRDefault="00773982">
      <w:pPr>
        <w:autoSpaceDE w:val="0"/>
        <w:spacing w:before="29" w:after="29" w:line="480" w:lineRule="auto"/>
        <w:jc w:val="both"/>
        <w:rPr>
          <w:rFonts w:ascii="Times New Roman" w:hAnsi="Times New Roman" w:cs="Times New Roman"/>
          <w:sz w:val="24"/>
          <w:szCs w:val="24"/>
          <w:lang w:val="la-Latn"/>
        </w:rPr>
      </w:pPr>
    </w:p>
    <w:p w:rsidR="00773982" w:rsidRPr="0080032F" w:rsidRDefault="00773982">
      <w:pPr>
        <w:pStyle w:val="Tekstpodstawowy"/>
        <w:spacing w:before="29" w:after="29" w:line="480" w:lineRule="auto"/>
        <w:jc w:val="both"/>
        <w:rPr>
          <w:rFonts w:ascii="Times New Roman" w:hAnsi="Times New Roman"/>
        </w:rPr>
      </w:pPr>
      <w:r w:rsidRPr="0080032F">
        <w:rPr>
          <w:rFonts w:ascii="Times New Roman" w:hAnsi="Times New Roman"/>
          <w:i/>
          <w:iCs/>
          <w:lang w:val="la-Latn"/>
        </w:rPr>
        <w:t>2.3. Statistical analysis</w:t>
      </w:r>
    </w:p>
    <w:p w:rsidR="00773982" w:rsidRPr="0080032F" w:rsidRDefault="00773982">
      <w:pPr>
        <w:pStyle w:val="Textbody"/>
        <w:spacing w:before="29" w:after="29" w:line="480" w:lineRule="auto"/>
        <w:ind w:firstLine="720"/>
        <w:jc w:val="both"/>
        <w:rPr>
          <w:rFonts w:ascii="Times New Roman" w:hAnsi="Times New Roman" w:cs="Times New Roman"/>
          <w:lang w:val="pl-PL"/>
        </w:rPr>
      </w:pPr>
      <w:r w:rsidRPr="0080032F">
        <w:rPr>
          <w:rFonts w:ascii="Times New Roman" w:hAnsi="Times New Roman" w:cs="Times New Roman"/>
          <w:lang w:val="la-Latn"/>
        </w:rPr>
        <w:lastRenderedPageBreak/>
        <w:t xml:space="preserve">Wszystkie analizy przeprowadziliśmy w programie R (R Core Team, 2019). Użyliśmy uogólnionych modeli liniowych (GLM) w celu przeanalizowania różnic pomiędzy różnorodnością gatunkową, bogactwem gatunkowym i liczebnością zgrupowań. Error distribution for the liczebność osobników była modelowana za pomocą rozkładu dwumianowego ujemnego (negative binomial) korzystając z pakietu </w:t>
      </w:r>
      <w:r w:rsidRPr="0080032F">
        <w:rPr>
          <w:rStyle w:val="Uwydatnienie"/>
          <w:rFonts w:ascii="Times New Roman" w:hAnsi="Times New Roman" w:cs="Times New Roman"/>
          <w:lang w:val="la-Latn"/>
        </w:rPr>
        <w:t xml:space="preserve">MASS </w:t>
      </w:r>
      <w:r w:rsidRPr="0080032F">
        <w:rPr>
          <w:rFonts w:ascii="Times New Roman" w:hAnsi="Times New Roman" w:cs="Times New Roman"/>
          <w:lang w:val="la-Latn"/>
        </w:rPr>
        <w:t xml:space="preserve">(Venables </w:t>
      </w:r>
      <w:r w:rsidRPr="0080032F">
        <w:rPr>
          <w:rFonts w:ascii="Times New Roman" w:hAnsi="Times New Roman" w:cs="Times New Roman"/>
          <w:lang w:val="pl-PL"/>
        </w:rPr>
        <w:t>and</w:t>
      </w:r>
      <w:r w:rsidRPr="0080032F">
        <w:rPr>
          <w:rFonts w:ascii="Times New Roman" w:hAnsi="Times New Roman" w:cs="Times New Roman"/>
          <w:lang w:val="la-Latn"/>
        </w:rPr>
        <w:t xml:space="preserve"> Ripley, 2002), a liczby gatunków - rozkładu Poissona. W celu zbadania interakcji pomiędzy poszczególny</w:t>
      </w:r>
      <w:r w:rsidRPr="0080032F">
        <w:rPr>
          <w:rFonts w:ascii="Times New Roman" w:hAnsi="Times New Roman" w:cs="Times New Roman"/>
          <w:lang w:val="pl-PL"/>
        </w:rPr>
        <w:t>mi</w:t>
      </w:r>
      <w:r w:rsidRPr="0080032F">
        <w:rPr>
          <w:rFonts w:ascii="Times New Roman" w:hAnsi="Times New Roman" w:cs="Times New Roman"/>
          <w:lang w:val="la-Latn"/>
        </w:rPr>
        <w:t xml:space="preserve"> grupami żądłówek w poszczególnych stadiach sukcesji przeprowadziliśmy test post-hoc with Tukey correction for multiplicity w pakiecie </w:t>
      </w:r>
      <w:r w:rsidRPr="0080032F">
        <w:rPr>
          <w:rStyle w:val="Uwydatnienie"/>
          <w:rFonts w:ascii="Times New Roman" w:hAnsi="Times New Roman" w:cs="Times New Roman"/>
          <w:lang w:val="la-Latn"/>
        </w:rPr>
        <w:t>emmeans</w:t>
      </w:r>
      <w:r w:rsidRPr="0080032F">
        <w:rPr>
          <w:rFonts w:ascii="Times New Roman" w:hAnsi="Times New Roman" w:cs="Times New Roman"/>
          <w:lang w:val="la-Latn"/>
        </w:rPr>
        <w:t xml:space="preserve"> (Lenth</w:t>
      </w:r>
      <w:r w:rsidRPr="0080032F">
        <w:rPr>
          <w:rFonts w:ascii="Times New Roman" w:hAnsi="Times New Roman" w:cs="Times New Roman"/>
          <w:lang w:val="pl-PL"/>
        </w:rPr>
        <w:t>,</w:t>
      </w:r>
      <w:r w:rsidRPr="0080032F">
        <w:rPr>
          <w:rFonts w:ascii="Times New Roman" w:hAnsi="Times New Roman" w:cs="Times New Roman"/>
          <w:lang w:val="la-Latn"/>
        </w:rPr>
        <w:t xml:space="preserve"> 2019). </w:t>
      </w:r>
    </w:p>
    <w:p w:rsidR="00773982" w:rsidRPr="0080032F" w:rsidRDefault="00773982">
      <w:pPr>
        <w:pStyle w:val="Textbody"/>
        <w:spacing w:before="29" w:after="29" w:line="480" w:lineRule="auto"/>
        <w:ind w:firstLine="720"/>
        <w:jc w:val="both"/>
        <w:rPr>
          <w:rFonts w:ascii="Times New Roman" w:hAnsi="Times New Roman" w:cs="Times New Roman"/>
        </w:rPr>
      </w:pPr>
      <w:r w:rsidRPr="0080032F">
        <w:rPr>
          <w:rStyle w:val="Uwydatnienie"/>
          <w:rFonts w:ascii="Times New Roman" w:hAnsi="Times New Roman" w:cs="Times New Roman"/>
          <w:i w:val="0"/>
          <w:iCs w:val="0"/>
          <w:lang w:val="la-Latn"/>
        </w:rPr>
        <w:t xml:space="preserve">Przeprowadziliśmy analizę RDA ze stadium sukcesji jako zmienną objaśniającą w celu przetestowania, czy sukcesja odpowiadała za zmiany w strukturze zgrupowań. Przed przeprowadzeniem analizy, macierz liczebności została poddana przekształceniu Hellingera (Legendre </w:t>
      </w:r>
      <w:r w:rsidRPr="0080032F">
        <w:rPr>
          <w:rStyle w:val="Uwydatnienie"/>
          <w:rFonts w:ascii="Times New Roman" w:hAnsi="Times New Roman" w:cs="Times New Roman"/>
          <w:i w:val="0"/>
          <w:iCs w:val="0"/>
          <w:lang w:val="pl-PL"/>
        </w:rPr>
        <w:t>and</w:t>
      </w:r>
      <w:r w:rsidRPr="0080032F">
        <w:rPr>
          <w:rStyle w:val="Uwydatnienie"/>
          <w:rFonts w:ascii="Times New Roman" w:hAnsi="Times New Roman" w:cs="Times New Roman"/>
          <w:i w:val="0"/>
          <w:iCs w:val="0"/>
          <w:lang w:val="la-Latn"/>
        </w:rPr>
        <w:t xml:space="preserve"> Cáceres</w:t>
      </w:r>
      <w:r w:rsidRPr="0080032F">
        <w:rPr>
          <w:rStyle w:val="Uwydatnienie"/>
          <w:rFonts w:ascii="Times New Roman" w:hAnsi="Times New Roman" w:cs="Times New Roman"/>
          <w:i w:val="0"/>
          <w:iCs w:val="0"/>
          <w:lang w:val="pl-PL"/>
        </w:rPr>
        <w:t>,</w:t>
      </w:r>
      <w:r w:rsidRPr="0080032F">
        <w:rPr>
          <w:rStyle w:val="Uwydatnienie"/>
          <w:rFonts w:ascii="Times New Roman" w:hAnsi="Times New Roman" w:cs="Times New Roman"/>
          <w:i w:val="0"/>
          <w:iCs w:val="0"/>
          <w:lang w:val="la-Latn"/>
        </w:rPr>
        <w:t xml:space="preserve"> 2013). W celu zidentyfikowania gatunków najsilniej reagujących na wyróżnione stadia sukcesji dopasowaliśmy liczebności poszczególnych gatunków do zdefiniowanego modelu RDA za pomocą funkcji </w:t>
      </w:r>
      <w:r w:rsidRPr="0080032F">
        <w:rPr>
          <w:rStyle w:val="Uwydatnienie"/>
          <w:rFonts w:ascii="Times New Roman" w:hAnsi="Times New Roman" w:cs="Times New Roman"/>
          <w:lang w:val="la-Latn"/>
        </w:rPr>
        <w:t>envfit</w:t>
      </w:r>
      <w:r w:rsidRPr="0080032F">
        <w:rPr>
          <w:rStyle w:val="Uwydatnienie"/>
          <w:rFonts w:ascii="Times New Roman" w:hAnsi="Times New Roman" w:cs="Times New Roman"/>
          <w:i w:val="0"/>
          <w:iCs w:val="0"/>
          <w:lang w:val="la-Latn"/>
        </w:rPr>
        <w:t xml:space="preserve"> w pakiecie </w:t>
      </w:r>
      <w:r w:rsidRPr="0080032F">
        <w:rPr>
          <w:rStyle w:val="Uwydatnienie"/>
          <w:rFonts w:ascii="Times New Roman" w:hAnsi="Times New Roman" w:cs="Times New Roman"/>
          <w:lang w:val="la-Latn"/>
        </w:rPr>
        <w:t>vegan</w:t>
      </w:r>
      <w:r w:rsidRPr="0080032F">
        <w:rPr>
          <w:rStyle w:val="Uwydatnienie"/>
          <w:rFonts w:ascii="Times New Roman" w:hAnsi="Times New Roman" w:cs="Times New Roman"/>
          <w:i w:val="0"/>
          <w:iCs w:val="0"/>
          <w:lang w:val="la-Latn"/>
        </w:rPr>
        <w:t xml:space="preserve"> (Oksanen et al.</w:t>
      </w:r>
      <w:r w:rsidRPr="0080032F">
        <w:rPr>
          <w:rStyle w:val="Uwydatnienie"/>
          <w:rFonts w:ascii="Times New Roman" w:hAnsi="Times New Roman" w:cs="Times New Roman"/>
          <w:i w:val="0"/>
          <w:iCs w:val="0"/>
          <w:lang w:val="pl-PL"/>
        </w:rPr>
        <w:t>,</w:t>
      </w:r>
      <w:r w:rsidRPr="0080032F">
        <w:rPr>
          <w:rStyle w:val="Uwydatnienie"/>
          <w:rFonts w:ascii="Times New Roman" w:hAnsi="Times New Roman" w:cs="Times New Roman"/>
          <w:i w:val="0"/>
          <w:iCs w:val="0"/>
          <w:lang w:val="la-Latn"/>
        </w:rPr>
        <w:t xml:space="preserve"> 2019). The number of species with significant vs. non-significant responces in each group were summarised in a 3x2 contingency table. Homogeneity of the contingency table was then tested with likelihood-ratio Chi-squre statistic (G</w:t>
      </w:r>
      <w:r w:rsidRPr="0080032F">
        <w:rPr>
          <w:rStyle w:val="Uwydatnienie"/>
          <w:rFonts w:ascii="Times New Roman" w:hAnsi="Times New Roman" w:cs="Times New Roman"/>
          <w:i w:val="0"/>
          <w:iCs w:val="0"/>
          <w:vertAlign w:val="superscript"/>
          <w:lang w:val="la-Latn"/>
        </w:rPr>
        <w:t>2</w:t>
      </w:r>
      <w:r w:rsidRPr="0080032F">
        <w:rPr>
          <w:rStyle w:val="Uwydatnienie"/>
          <w:rFonts w:ascii="Times New Roman" w:hAnsi="Times New Roman" w:cs="Times New Roman"/>
          <w:i w:val="0"/>
          <w:iCs w:val="0"/>
          <w:lang w:val="la-Latn"/>
        </w:rPr>
        <w:t xml:space="preserve">). To better understand the underlying relationships between proportions between species responces and trophic groups we further decomposed the above table following the rules of partitioning in Agresti (2012). Partitioning steps can be found in a supplementary R code. </w:t>
      </w:r>
    </w:p>
    <w:p w:rsidR="00773982" w:rsidRPr="0080032F" w:rsidRDefault="00773982">
      <w:pPr>
        <w:pStyle w:val="Textbody"/>
        <w:spacing w:before="29" w:after="29" w:line="480" w:lineRule="auto"/>
        <w:ind w:firstLine="720"/>
        <w:jc w:val="both"/>
        <w:rPr>
          <w:rFonts w:ascii="Times New Roman" w:hAnsi="Times New Roman" w:cs="Times New Roman"/>
          <w:lang w:val="pl-PL"/>
        </w:rPr>
      </w:pPr>
      <w:r w:rsidRPr="0080032F">
        <w:rPr>
          <w:rStyle w:val="Uwydatnienie"/>
          <w:rFonts w:ascii="Times New Roman" w:hAnsi="Times New Roman" w:cs="Times New Roman"/>
          <w:i w:val="0"/>
          <w:iCs w:val="0"/>
          <w:lang w:val="la-Latn"/>
        </w:rPr>
        <w:t>W oparciu o przekształcone macierze liczebności o</w:t>
      </w:r>
      <w:r w:rsidRPr="0080032F">
        <w:rPr>
          <w:rFonts w:ascii="Times New Roman" w:hAnsi="Times New Roman" w:cs="Times New Roman"/>
          <w:lang w:val="la-Latn"/>
        </w:rPr>
        <w:t xml:space="preserve">bliczyliśmy prędkości wymiany gatunków (β-różnorodności) i charakter zmian struktury zgrupowań pomiędzy poszczególnymi stadiami sukcesji dla poszczególnych grup Aculeata. Jako miarę β-różnorodności przyjęliśmy współczynnik odmienności Braya-Curtisa (BC). Zgodnie z Baselga (2013) przyjęliśmy podział β-różnorodności na dwa komponenty: związany ze </w:t>
      </w:r>
      <w:r w:rsidRPr="0080032F">
        <w:rPr>
          <w:rFonts w:ascii="Times New Roman" w:hAnsi="Times New Roman" w:cs="Times New Roman"/>
          <w:lang w:val="la-Latn"/>
        </w:rPr>
        <w:lastRenderedPageBreak/>
        <w:t xml:space="preserve">zmianami w strukturze dominacji gatunków (gradient component), oraz związany z przybywaniem nowych gatunków (balanced component). Obliczyliśmy oba komponenty dla wszystkich możliwych par stanowisk w stadiach I i II oraz II i III. For comparisons of two successional stages, site from an earlier stage was used as a random factor to account for local differences in community composition. W celu statystycznego opracowania wyników przyjęliśmy dodatkowe założenie odnośnie dopuszczalnych wartości współczynników β-różnorodności, mianowicie, że żadne porównanie pomiędzy stadiami nie może być ani całkowicie różne (BC równy 1), ani całkowicie identyczne (BC równy 0). Dlatego też empirycznym wartościom β-różnorodności równym 0 lub 1 zostały nadane wartości 0.001 oraz 0.999. Pozwoliło to na użycie w analizie statystycznej rozkładu beta. Statystyczną istotność zmiany średnich składników β-różnorodności dla stadiów sukcesji i poszczególnych grup gatunków obliczyliśmy z wykorzystaniem pakietu </w:t>
      </w:r>
      <w:r w:rsidRPr="0080032F">
        <w:rPr>
          <w:rFonts w:ascii="Times New Roman" w:hAnsi="Times New Roman" w:cs="Times New Roman"/>
          <w:i/>
          <w:iCs/>
          <w:lang w:val="la-Latn"/>
        </w:rPr>
        <w:t>glmmTMB</w:t>
      </w:r>
      <w:r w:rsidRPr="0080032F">
        <w:rPr>
          <w:rFonts w:ascii="Times New Roman" w:hAnsi="Times New Roman" w:cs="Times New Roman"/>
          <w:lang w:val="la-Latn"/>
        </w:rPr>
        <w:t xml:space="preserve"> (</w:t>
      </w:r>
      <w:commentRangeStart w:id="6"/>
      <w:r w:rsidRPr="0080032F">
        <w:rPr>
          <w:rFonts w:ascii="Times New Roman" w:hAnsi="Times New Roman" w:cs="Times New Roman"/>
          <w:lang w:val="la-Latn"/>
        </w:rPr>
        <w:t>Brooks et al.</w:t>
      </w:r>
      <w:r w:rsidRPr="0080032F">
        <w:rPr>
          <w:rFonts w:ascii="Times New Roman" w:hAnsi="Times New Roman" w:cs="Times New Roman"/>
          <w:lang w:val="pl-PL"/>
        </w:rPr>
        <w:t>,</w:t>
      </w:r>
      <w:r w:rsidRPr="0080032F">
        <w:rPr>
          <w:rFonts w:ascii="Times New Roman" w:hAnsi="Times New Roman" w:cs="Times New Roman"/>
          <w:lang w:val="la-Latn"/>
        </w:rPr>
        <w:t xml:space="preserve"> 2017</w:t>
      </w:r>
      <w:commentRangeEnd w:id="6"/>
      <w:r w:rsidRPr="0080032F">
        <w:rPr>
          <w:rStyle w:val="Odwoaniedokomentarza"/>
          <w:rFonts w:ascii="Calibri" w:hAnsi="Calibri" w:cs="Calibri"/>
          <w:kern w:val="0"/>
          <w:lang w:val="pl-PL"/>
        </w:rPr>
        <w:commentReference w:id="6"/>
      </w:r>
      <w:r w:rsidRPr="0080032F">
        <w:rPr>
          <w:rFonts w:ascii="Times New Roman" w:hAnsi="Times New Roman" w:cs="Times New Roman"/>
          <w:lang w:val="la-Latn"/>
        </w:rPr>
        <w:t>). Komponenty β-różnorodności natomiast obliczyliśmy</w:t>
      </w:r>
      <w:r w:rsidRPr="0080032F">
        <w:rPr>
          <w:rStyle w:val="Uwydatnienie"/>
          <w:rFonts w:ascii="Times New Roman" w:hAnsi="Times New Roman" w:cs="Times New Roman"/>
          <w:i w:val="0"/>
          <w:iCs w:val="0"/>
          <w:lang w:val="la-Latn"/>
        </w:rPr>
        <w:t xml:space="preserve"> używając pakietu </w:t>
      </w:r>
      <w:r w:rsidRPr="0080032F">
        <w:rPr>
          <w:rStyle w:val="Uwydatnienie"/>
          <w:rFonts w:ascii="Times New Roman" w:hAnsi="Times New Roman" w:cs="Times New Roman"/>
          <w:lang w:val="la-Latn"/>
        </w:rPr>
        <w:t>codyn</w:t>
      </w:r>
      <w:r w:rsidRPr="0080032F">
        <w:rPr>
          <w:rStyle w:val="Uwydatnienie"/>
          <w:rFonts w:ascii="Times New Roman" w:hAnsi="Times New Roman" w:cs="Times New Roman"/>
          <w:i w:val="0"/>
          <w:iCs w:val="0"/>
          <w:lang w:val="la-Latn"/>
        </w:rPr>
        <w:t xml:space="preserve"> (Hallett et al. 2019). </w:t>
      </w:r>
    </w:p>
    <w:p w:rsidR="00773982" w:rsidRPr="0080032F" w:rsidRDefault="00773982">
      <w:pPr>
        <w:pStyle w:val="Textbody"/>
        <w:spacing w:before="29" w:after="29" w:line="480" w:lineRule="auto"/>
        <w:ind w:firstLine="720"/>
        <w:jc w:val="both"/>
        <w:rPr>
          <w:rFonts w:ascii="Times New Roman" w:hAnsi="Times New Roman" w:cs="Times New Roman"/>
        </w:rPr>
      </w:pPr>
      <w:r w:rsidRPr="0080032F">
        <w:rPr>
          <w:rStyle w:val="Uwydatnienie"/>
          <w:rFonts w:ascii="Times New Roman" w:hAnsi="Times New Roman" w:cs="Times New Roman"/>
          <w:i w:val="0"/>
          <w:iCs w:val="0"/>
          <w:lang w:val="la-Latn"/>
        </w:rPr>
        <w:t>To determine the strength of association of species with succession stage we calculated indicator values (</w:t>
      </w:r>
      <w:r w:rsidRPr="0080032F">
        <w:rPr>
          <w:rStyle w:val="Uwydatnienie"/>
          <w:rFonts w:ascii="Times New Roman" w:hAnsi="Times New Roman" w:cs="Times New Roman"/>
          <w:lang w:val="la-Latn"/>
        </w:rPr>
        <w:t>IndVal</w:t>
      </w:r>
      <w:r w:rsidRPr="0080032F">
        <w:rPr>
          <w:rStyle w:val="Uwydatnienie"/>
          <w:rFonts w:ascii="Times New Roman" w:hAnsi="Times New Roman" w:cs="Times New Roman"/>
          <w:i w:val="0"/>
          <w:iCs w:val="0"/>
          <w:lang w:val="la-Latn"/>
        </w:rPr>
        <w:t xml:space="preserve">) of Aculeata species recorded there (Dufrêne and Legendre, 1997). If </w:t>
      </w:r>
      <w:r w:rsidRPr="0080032F">
        <w:rPr>
          <w:rStyle w:val="Uwydatnienie"/>
          <w:rFonts w:ascii="Times New Roman" w:hAnsi="Times New Roman" w:cs="Times New Roman"/>
          <w:lang w:val="la-Latn"/>
        </w:rPr>
        <w:t>IndVal</w:t>
      </w:r>
      <w:r w:rsidRPr="0080032F">
        <w:rPr>
          <w:rStyle w:val="Uwydatnienie"/>
          <w:rFonts w:ascii="Times New Roman" w:hAnsi="Times New Roman" w:cs="Times New Roman"/>
          <w:i w:val="0"/>
          <w:iCs w:val="0"/>
          <w:lang w:val="la-Latn"/>
        </w:rPr>
        <w:t xml:space="preserve"> was higher than 0.25, the species was classified as strongly associated with the given habitat. The significance of IndVals was confirmed by a Monte Carlo test with 9999 permutations. We summarized the results in a 3x3 contingency table for three successional stages and three trophic groups. As above, we used G</w:t>
      </w:r>
      <w:r w:rsidRPr="0080032F">
        <w:rPr>
          <w:rStyle w:val="Uwydatnienie"/>
          <w:rFonts w:ascii="Times New Roman" w:hAnsi="Times New Roman" w:cs="Times New Roman"/>
          <w:i w:val="0"/>
          <w:iCs w:val="0"/>
          <w:vertAlign w:val="superscript"/>
          <w:lang w:val="la-Latn"/>
        </w:rPr>
        <w:t>2</w:t>
      </w:r>
      <w:r w:rsidRPr="0080032F">
        <w:rPr>
          <w:rStyle w:val="Uwydatnienie"/>
          <w:rFonts w:ascii="Times New Roman" w:hAnsi="Times New Roman" w:cs="Times New Roman"/>
          <w:i w:val="0"/>
          <w:iCs w:val="0"/>
          <w:lang w:val="la-Latn"/>
        </w:rPr>
        <w:t xml:space="preserve"> statistic to test for homogeneity and individual parititioning steps can be found in a supplementary R code. </w:t>
      </w:r>
    </w:p>
    <w:p w:rsidR="00773982" w:rsidRPr="0080032F" w:rsidRDefault="00773982">
      <w:pPr>
        <w:pStyle w:val="Textbody"/>
        <w:spacing w:before="29" w:after="29" w:line="480" w:lineRule="auto"/>
        <w:ind w:firstLine="720"/>
        <w:jc w:val="both"/>
        <w:rPr>
          <w:rFonts w:ascii="Times New Roman" w:hAnsi="Times New Roman" w:cs="Times New Roman"/>
          <w:lang w:val="pl-PL"/>
        </w:rPr>
      </w:pPr>
      <w:r w:rsidRPr="0080032F">
        <w:rPr>
          <w:rStyle w:val="Uwydatnienie"/>
          <w:rFonts w:ascii="Times New Roman" w:hAnsi="Times New Roman" w:cs="Times New Roman"/>
          <w:i w:val="0"/>
          <w:iCs w:val="0"/>
          <w:lang w:val="la-Latn"/>
        </w:rPr>
        <w:t>For each trophic group at all three stages to calculate probability that an individual belongs to any category of vulnerability we used binomial distribution with a logit link function. Podobnie jak wyżej statystyczna istotoność została określona za pomocą testu post-hoc Tukeya.</w:t>
      </w:r>
    </w:p>
    <w:p w:rsidR="00773982" w:rsidRPr="0080032F" w:rsidRDefault="00773982">
      <w:pPr>
        <w:pStyle w:val="Textbody"/>
        <w:spacing w:before="29" w:after="29" w:line="480" w:lineRule="auto"/>
        <w:jc w:val="both"/>
        <w:rPr>
          <w:rFonts w:ascii="Times New Roman" w:hAnsi="Times New Roman" w:cs="Times New Roman"/>
          <w:lang w:val="pl-PL"/>
        </w:rPr>
      </w:pPr>
    </w:p>
    <w:p w:rsidR="00773982" w:rsidRPr="00512229" w:rsidRDefault="00773982">
      <w:pPr>
        <w:pStyle w:val="Tekstpodstawowy"/>
        <w:spacing w:before="29" w:after="29" w:line="480" w:lineRule="auto"/>
        <w:jc w:val="both"/>
        <w:rPr>
          <w:rFonts w:ascii="Times New Roman" w:hAnsi="Times New Roman"/>
        </w:rPr>
      </w:pPr>
      <w:r w:rsidRPr="00512229">
        <w:rPr>
          <w:rFonts w:ascii="Times New Roman" w:hAnsi="Times New Roman"/>
          <w:b/>
          <w:bCs/>
          <w:lang w:val="la-Latn"/>
        </w:rPr>
        <w:t>3. Results</w:t>
      </w:r>
    </w:p>
    <w:p w:rsidR="00773982" w:rsidRPr="00512229" w:rsidRDefault="00773982">
      <w:pPr>
        <w:spacing w:before="29" w:after="29" w:line="480" w:lineRule="auto"/>
        <w:jc w:val="both"/>
        <w:rPr>
          <w:rFonts w:ascii="Times New Roman" w:hAnsi="Times New Roman" w:cs="Times New Roman"/>
          <w:sz w:val="24"/>
          <w:szCs w:val="24"/>
        </w:rPr>
      </w:pPr>
      <w:r w:rsidRPr="00512229">
        <w:rPr>
          <w:rFonts w:ascii="Times New Roman" w:hAnsi="Times New Roman" w:cs="Times New Roman"/>
          <w:i/>
          <w:iCs/>
          <w:sz w:val="24"/>
          <w:szCs w:val="24"/>
          <w:lang w:val="la-Latn"/>
        </w:rPr>
        <w:t>3</w:t>
      </w:r>
      <w:r w:rsidRPr="00512229">
        <w:rPr>
          <w:rFonts w:ascii="Times New Roman" w:hAnsi="Times New Roman" w:cs="Times New Roman"/>
          <w:sz w:val="24"/>
          <w:szCs w:val="24"/>
          <w:lang w:val="la-Latn"/>
        </w:rPr>
        <w:t>.</w:t>
      </w:r>
      <w:r w:rsidRPr="00512229">
        <w:rPr>
          <w:rFonts w:ascii="Times New Roman" w:hAnsi="Times New Roman" w:cs="Times New Roman"/>
          <w:i/>
          <w:iCs/>
          <w:sz w:val="24"/>
          <w:szCs w:val="24"/>
          <w:lang w:val="la-Latn"/>
        </w:rPr>
        <w:t>1</w:t>
      </w:r>
      <w:r w:rsidRPr="00512229">
        <w:rPr>
          <w:rFonts w:ascii="Times New Roman" w:hAnsi="Times New Roman" w:cs="Times New Roman"/>
          <w:sz w:val="24"/>
          <w:szCs w:val="24"/>
          <w:lang w:val="la-Latn"/>
        </w:rPr>
        <w:t xml:space="preserve">. </w:t>
      </w:r>
      <w:r w:rsidRPr="00512229">
        <w:rPr>
          <w:rFonts w:ascii="Times New Roman" w:hAnsi="Times New Roman" w:cs="Times New Roman"/>
          <w:i/>
          <w:iCs/>
          <w:sz w:val="24"/>
          <w:szCs w:val="24"/>
          <w:lang w:val="la-Latn"/>
        </w:rPr>
        <w:t>Wasp and bee composition</w:t>
      </w:r>
    </w:p>
    <w:p w:rsidR="00773982" w:rsidRPr="0080032F" w:rsidRDefault="00773982">
      <w:pPr>
        <w:pStyle w:val="Tekstpodstawowywcity"/>
        <w:spacing w:before="29" w:after="29" w:line="480" w:lineRule="auto"/>
        <w:ind w:firstLine="720"/>
        <w:rPr>
          <w:rFonts w:ascii="Times New Roman" w:hAnsi="Times New Roman"/>
          <w:lang w:val="la-Latn"/>
        </w:rPr>
      </w:pPr>
      <w:r w:rsidRPr="0080032F">
        <w:rPr>
          <w:rFonts w:ascii="Times New Roman" w:hAnsi="Times New Roman"/>
          <w:lang w:val="la-Latn"/>
        </w:rPr>
        <w:t xml:space="preserve">Łącznie odnotowaliśmy 272 gatunki Aculeata, w liczbie 8230 osobników. Pod względem bogactwa 51.47% (140 gatunków) stanowiły roślinożercy, 25.37% (69 gatunków) drapieżcy oraz 23.16% (63 gatunki) kleptopasożyty. Wartości oczekiwanego bogactwa gatunkowego (estymator Chao 1) dla grup żądłówek różniących się zachowaniami pokarmowymi larw oraz dla żądłówek wykazanych w poszczególnych stadiach sukcesji przedstawiono na Fig. A1 and A2. Jednocześnie 20.22% stanowiły gatunki rzadkie i zagrożone (Table </w:t>
      </w:r>
      <w:r w:rsidR="004173FC" w:rsidRPr="0080032F">
        <w:rPr>
          <w:rFonts w:ascii="Times New Roman" w:hAnsi="Times New Roman"/>
          <w:lang w:val="la-Latn"/>
        </w:rPr>
        <w:t>A</w:t>
      </w:r>
      <w:r w:rsidR="004173FC">
        <w:rPr>
          <w:rFonts w:ascii="Times New Roman" w:hAnsi="Times New Roman"/>
        </w:rPr>
        <w:t>2</w:t>
      </w:r>
      <w:r w:rsidRPr="0080032F">
        <w:rPr>
          <w:rFonts w:ascii="Times New Roman" w:hAnsi="Times New Roman"/>
          <w:lang w:val="la-Latn"/>
        </w:rPr>
        <w:t>), w tym 9.93% to roślinożercy (19.29% w obrębie grupy), 4.78% drapieżcy (18.84% w obrębie grupy) oraz 5.51% kleptopasożyty (23.81% w obrębie grupy).</w:t>
      </w:r>
    </w:p>
    <w:p w:rsidR="00AA181C" w:rsidRPr="0080032F" w:rsidRDefault="00AA181C">
      <w:pPr>
        <w:pStyle w:val="Tekstpodstawowywcity"/>
        <w:spacing w:before="29" w:after="29" w:line="480" w:lineRule="auto"/>
        <w:ind w:firstLine="720"/>
        <w:rPr>
          <w:rFonts w:ascii="Times New Roman" w:hAnsi="Times New Roman"/>
          <w:lang w:val="la-Latn"/>
        </w:rPr>
      </w:pPr>
    </w:p>
    <w:p w:rsidR="00773982" w:rsidRPr="0080032F" w:rsidRDefault="00773982">
      <w:pPr>
        <w:spacing w:before="29" w:after="29" w:line="480" w:lineRule="auto"/>
        <w:jc w:val="both"/>
        <w:rPr>
          <w:rFonts w:ascii="Times New Roman" w:hAnsi="Times New Roman" w:cs="Times New Roman"/>
          <w:sz w:val="24"/>
          <w:szCs w:val="24"/>
        </w:rPr>
      </w:pPr>
      <w:r w:rsidRPr="0080032F">
        <w:rPr>
          <w:rFonts w:ascii="Times New Roman" w:hAnsi="Times New Roman" w:cs="Times New Roman"/>
          <w:i/>
          <w:iCs/>
          <w:sz w:val="24"/>
          <w:szCs w:val="24"/>
          <w:lang w:val="la-Latn"/>
        </w:rPr>
        <w:t>3</w:t>
      </w:r>
      <w:r w:rsidRPr="0080032F">
        <w:rPr>
          <w:rFonts w:ascii="Times New Roman" w:hAnsi="Times New Roman" w:cs="Times New Roman"/>
          <w:sz w:val="24"/>
          <w:szCs w:val="24"/>
          <w:lang w:val="la-Latn"/>
        </w:rPr>
        <w:t>.</w:t>
      </w:r>
      <w:r w:rsidRPr="0080032F">
        <w:rPr>
          <w:rFonts w:ascii="Times New Roman" w:hAnsi="Times New Roman" w:cs="Times New Roman"/>
          <w:i/>
          <w:iCs/>
          <w:sz w:val="24"/>
          <w:szCs w:val="24"/>
          <w:lang w:val="la-Latn"/>
        </w:rPr>
        <w:t>2</w:t>
      </w:r>
      <w:r w:rsidRPr="0080032F">
        <w:rPr>
          <w:rFonts w:ascii="Times New Roman" w:hAnsi="Times New Roman" w:cs="Times New Roman"/>
          <w:sz w:val="24"/>
          <w:szCs w:val="24"/>
          <w:lang w:val="la-Latn"/>
        </w:rPr>
        <w:t>.</w:t>
      </w:r>
      <w:r w:rsidRPr="0080032F">
        <w:rPr>
          <w:rFonts w:ascii="Times New Roman" w:hAnsi="Times New Roman" w:cs="Times New Roman"/>
          <w:i/>
          <w:iCs/>
          <w:sz w:val="24"/>
          <w:szCs w:val="24"/>
          <w:lang w:val="la-Latn"/>
        </w:rPr>
        <w:t xml:space="preserve"> Wzorce w charakterystykach zgrupowań</w:t>
      </w:r>
    </w:p>
    <w:p w:rsidR="00773982" w:rsidRPr="0080032F" w:rsidRDefault="00773982">
      <w:pPr>
        <w:pStyle w:val="Textbody"/>
        <w:spacing w:before="29" w:after="240" w:line="480" w:lineRule="auto"/>
        <w:jc w:val="both"/>
        <w:rPr>
          <w:rFonts w:ascii="Times New Roman" w:hAnsi="Times New Roman" w:cs="Times New Roman"/>
          <w:lang w:val="pl-PL"/>
        </w:rPr>
      </w:pPr>
      <w:r w:rsidRPr="0080032F">
        <w:rPr>
          <w:rFonts w:ascii="Times New Roman" w:hAnsi="Times New Roman" w:cs="Times New Roman"/>
          <w:lang w:val="la-Latn"/>
        </w:rPr>
        <w:tab/>
        <w:t xml:space="preserve">Łączne bogactwo gatunkowe (Chi square test, </w:t>
      </w:r>
      <w:r w:rsidRPr="0080032F">
        <w:rPr>
          <w:rFonts w:ascii="Times New Roman" w:hAnsi="Times New Roman" w:cs="Times New Roman"/>
          <w:i/>
          <w:iCs/>
          <w:lang w:val="la-Latn"/>
        </w:rPr>
        <w:t>p</w:t>
      </w:r>
      <w:r w:rsidR="004173FC">
        <w:rPr>
          <w:rFonts w:ascii="Times New Roman" w:hAnsi="Times New Roman" w:cs="Times New Roman"/>
          <w:i/>
          <w:iCs/>
          <w:lang w:val="pl-PL"/>
        </w:rPr>
        <w:t xml:space="preserve"> </w:t>
      </w:r>
      <w:r w:rsidRPr="0080032F">
        <w:rPr>
          <w:rFonts w:ascii="Times New Roman" w:hAnsi="Times New Roman" w:cs="Times New Roman"/>
          <w:lang w:val="la-Latn"/>
        </w:rPr>
        <w:t xml:space="preserve">&lt; 0.001) i liczebność (Chi square test, </w:t>
      </w:r>
      <w:r w:rsidRPr="0080032F">
        <w:rPr>
          <w:rFonts w:ascii="Times New Roman" w:hAnsi="Times New Roman" w:cs="Times New Roman"/>
          <w:i/>
          <w:iCs/>
          <w:lang w:val="la-Latn"/>
        </w:rPr>
        <w:t>p</w:t>
      </w:r>
      <w:r w:rsidRPr="0080032F">
        <w:rPr>
          <w:rFonts w:ascii="Times New Roman" w:hAnsi="Times New Roman" w:cs="Times New Roman"/>
          <w:lang w:val="la-Latn"/>
        </w:rPr>
        <w:t xml:space="preserve"> = </w:t>
      </w:r>
      <w:bookmarkStart w:id="7" w:name="rstudio_console_output"/>
      <w:bookmarkEnd w:id="7"/>
      <w:r w:rsidRPr="0080032F">
        <w:rPr>
          <w:rFonts w:ascii="Times New Roman" w:hAnsi="Times New Roman" w:cs="Times New Roman"/>
          <w:lang w:val="la-Latn"/>
        </w:rPr>
        <w:t xml:space="preserve">0.019) Aculeata było istotnie różne w poszczególnych stadiach sukcesyjnych i zwiększało się wraz ze zmianami sukcesyjnymi. Natomiast łączna różnorodność nie ulegała zmianie (Table 1). Wzorzec ten wywołany był głównie przez istotny wzrost liczebności i bogactwa gatunkowego u pasożytów i roślinożerców w pośrednich stadiach sukcesji (Table 1, Fig. </w:t>
      </w:r>
      <w:r w:rsidRPr="0080032F">
        <w:rPr>
          <w:rFonts w:ascii="Times New Roman" w:hAnsi="Times New Roman" w:cs="Times New Roman"/>
          <w:lang w:val="pl-PL"/>
        </w:rPr>
        <w:t>3</w:t>
      </w:r>
      <w:r w:rsidRPr="0080032F">
        <w:rPr>
          <w:rFonts w:ascii="Times New Roman" w:hAnsi="Times New Roman" w:cs="Times New Roman"/>
          <w:lang w:val="la-Latn"/>
        </w:rPr>
        <w:t>). Natomiast w przypadku drapieżników nie wykazaliśmy zmian w ogólnych wartościach wskaźników zgrupowań. W zdecydowanej większości stadiów sukcesji, bogactwo gatunkowe, liczebność i różnorodność były najwyższe u roślinożerców, a najniższe u kleptopasożytów. W stadium pośrednim, wskaźniki dla kleptopasożytów i drapieżców były podobne, a w stadium późnym, różnorodność drapieżników dorównywała wartości tego współczynnika dla roślinożerców.</w:t>
      </w:r>
    </w:p>
    <w:p w:rsidR="00773982" w:rsidRPr="0080032F" w:rsidRDefault="00773982">
      <w:pPr>
        <w:spacing w:after="240" w:line="480" w:lineRule="auto"/>
        <w:jc w:val="both"/>
        <w:rPr>
          <w:rFonts w:ascii="Times New Roman" w:hAnsi="Times New Roman" w:cs="Times New Roman"/>
          <w:sz w:val="24"/>
          <w:szCs w:val="24"/>
          <w:lang w:val="en-US"/>
        </w:rPr>
      </w:pPr>
      <w:r w:rsidRPr="0080032F">
        <w:rPr>
          <w:rFonts w:ascii="Times New Roman" w:hAnsi="Times New Roman" w:cs="Times New Roman"/>
          <w:b/>
          <w:bCs/>
          <w:sz w:val="24"/>
          <w:szCs w:val="24"/>
          <w:lang w:val="la-Latn"/>
        </w:rPr>
        <w:lastRenderedPageBreak/>
        <w:t>Table 1.</w:t>
      </w:r>
      <w:r w:rsidRPr="0080032F">
        <w:rPr>
          <w:rFonts w:ascii="Times New Roman" w:hAnsi="Times New Roman" w:cs="Times New Roman"/>
          <w:sz w:val="24"/>
          <w:szCs w:val="24"/>
          <w:lang w:val="la-Latn"/>
        </w:rPr>
        <w:t xml:space="preserve"> Average values and their asymptotic 95% CIs for linear and generalized linear models for diversity (Shannon’s Index), abundance, and species richness of three Aculeata trophic groups, and they responses to three distinct successional stages. </w:t>
      </w:r>
    </w:p>
    <w:tbl>
      <w:tblPr>
        <w:tblW w:w="0" w:type="auto"/>
        <w:tblInd w:w="2" w:type="dxa"/>
        <w:tblLayout w:type="fixed"/>
        <w:tblCellMar>
          <w:left w:w="28" w:type="dxa"/>
          <w:right w:w="28" w:type="dxa"/>
        </w:tblCellMar>
        <w:tblLook w:val="0000"/>
      </w:tblPr>
      <w:tblGrid>
        <w:gridCol w:w="1207"/>
        <w:gridCol w:w="685"/>
        <w:gridCol w:w="1385"/>
        <w:gridCol w:w="971"/>
        <w:gridCol w:w="1007"/>
        <w:gridCol w:w="694"/>
        <w:gridCol w:w="863"/>
        <w:gridCol w:w="863"/>
        <w:gridCol w:w="1228"/>
        <w:gridCol w:w="76"/>
      </w:tblGrid>
      <w:tr w:rsidR="009846CF" w:rsidRPr="0080032F">
        <w:trPr>
          <w:trHeight w:val="264"/>
        </w:trPr>
        <w:tc>
          <w:tcPr>
            <w:tcW w:w="1207" w:type="dxa"/>
            <w:tcBorders>
              <w:top w:val="single" w:sz="4" w:space="0" w:color="000000"/>
              <w:left w:val="nil"/>
              <w:bottom w:val="single" w:sz="4" w:space="0" w:color="000000"/>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Index</w:t>
            </w:r>
          </w:p>
        </w:tc>
        <w:tc>
          <w:tcPr>
            <w:tcW w:w="685" w:type="dxa"/>
            <w:tcBorders>
              <w:top w:val="single" w:sz="4" w:space="0" w:color="000000"/>
              <w:left w:val="nil"/>
              <w:bottom w:val="single" w:sz="4" w:space="0" w:color="000000"/>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Stage</w:t>
            </w:r>
          </w:p>
        </w:tc>
        <w:tc>
          <w:tcPr>
            <w:tcW w:w="1385" w:type="dxa"/>
            <w:tcBorders>
              <w:top w:val="single" w:sz="4" w:space="0" w:color="000000"/>
              <w:left w:val="nil"/>
              <w:bottom w:val="single" w:sz="4" w:space="0" w:color="000000"/>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Aculeata group</w:t>
            </w:r>
          </w:p>
        </w:tc>
        <w:tc>
          <w:tcPr>
            <w:tcW w:w="971" w:type="dxa"/>
            <w:tcBorders>
              <w:top w:val="single" w:sz="4" w:space="0" w:color="000000"/>
              <w:left w:val="nil"/>
              <w:bottom w:val="single" w:sz="4" w:space="0" w:color="000000"/>
              <w:right w:val="nil"/>
            </w:tcBorders>
            <w:vAlign w:val="center"/>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Mean value</w:t>
            </w:r>
          </w:p>
        </w:tc>
        <w:tc>
          <w:tcPr>
            <w:tcW w:w="1007" w:type="dxa"/>
            <w:tcBorders>
              <w:top w:val="single" w:sz="4" w:space="0" w:color="000000"/>
              <w:left w:val="nil"/>
              <w:bottom w:val="single" w:sz="4" w:space="0" w:color="000000"/>
              <w:right w:val="nil"/>
            </w:tcBorders>
            <w:vAlign w:val="center"/>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Standard Error</w:t>
            </w:r>
          </w:p>
        </w:tc>
        <w:tc>
          <w:tcPr>
            <w:tcW w:w="694" w:type="dxa"/>
            <w:tcBorders>
              <w:top w:val="single" w:sz="4" w:space="0" w:color="000000"/>
              <w:left w:val="nil"/>
              <w:bottom w:val="single" w:sz="4" w:space="0" w:color="000000"/>
              <w:right w:val="nil"/>
            </w:tcBorders>
            <w:vAlign w:val="center"/>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DF</w:t>
            </w:r>
          </w:p>
        </w:tc>
        <w:tc>
          <w:tcPr>
            <w:tcW w:w="863" w:type="dxa"/>
            <w:tcBorders>
              <w:top w:val="single" w:sz="4" w:space="0" w:color="000000"/>
              <w:left w:val="nil"/>
              <w:bottom w:val="single" w:sz="4" w:space="0" w:color="000000"/>
              <w:right w:val="nil"/>
            </w:tcBorders>
            <w:vAlign w:val="center"/>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Lower CL</w:t>
            </w:r>
          </w:p>
        </w:tc>
        <w:tc>
          <w:tcPr>
            <w:tcW w:w="863" w:type="dxa"/>
            <w:tcBorders>
              <w:top w:val="single" w:sz="4" w:space="0" w:color="000000"/>
              <w:left w:val="nil"/>
              <w:bottom w:val="single" w:sz="4" w:space="0" w:color="000000"/>
              <w:right w:val="nil"/>
            </w:tcBorders>
            <w:vAlign w:val="center"/>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Upper CL</w:t>
            </w:r>
          </w:p>
        </w:tc>
        <w:tc>
          <w:tcPr>
            <w:tcW w:w="1304" w:type="dxa"/>
            <w:gridSpan w:val="2"/>
            <w:tcBorders>
              <w:top w:val="single" w:sz="4" w:space="0" w:color="000000"/>
              <w:left w:val="nil"/>
              <w:bottom w:val="single" w:sz="4" w:space="0" w:color="000000"/>
              <w:right w:val="nil"/>
            </w:tcBorders>
            <w:vAlign w:val="center"/>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Significance</w:t>
            </w:r>
          </w:p>
        </w:tc>
      </w:tr>
      <w:tr w:rsidR="009846CF" w:rsidRPr="0080032F">
        <w:trPr>
          <w:cantSplit/>
          <w:trHeight w:hRule="exact" w:val="227"/>
        </w:trPr>
        <w:tc>
          <w:tcPr>
            <w:tcW w:w="1207" w:type="dxa"/>
            <w:vMerge w:val="restart"/>
            <w:tcBorders>
              <w:top w:val="single" w:sz="4" w:space="0" w:color="000000"/>
              <w:left w:val="nil"/>
              <w:bottom w:val="single" w:sz="4" w:space="0" w:color="000000"/>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Diversity (Shannon’s Index)</w:t>
            </w:r>
          </w:p>
        </w:tc>
        <w:tc>
          <w:tcPr>
            <w:tcW w:w="685" w:type="dxa"/>
            <w:vMerge w:val="restart"/>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w:t>
            </w: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2.91</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0.10</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2.71</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3.10</w:t>
            </w:r>
          </w:p>
        </w:tc>
        <w:tc>
          <w:tcPr>
            <w:tcW w:w="1304" w:type="dxa"/>
            <w:gridSpan w:val="2"/>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de</w:t>
            </w: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Style w:val="Uwydatnienie"/>
                <w:rFonts w:ascii="Times New Roman" w:hAnsi="Times New Roman" w:cs="Times New Roman"/>
                <w:i w:val="0"/>
                <w:iCs w:val="0"/>
                <w:sz w:val="20"/>
                <w:szCs w:val="20"/>
                <w:lang w:val="la-Latn"/>
              </w:rPr>
              <w:t>Kleptoparasites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1.83</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0.10</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1.64</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2.03</w:t>
            </w:r>
          </w:p>
        </w:tc>
        <w:tc>
          <w:tcPr>
            <w:tcW w:w="1304" w:type="dxa"/>
            <w:gridSpan w:val="2"/>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a</w:t>
            </w: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2.39</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0.10</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2.19</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2.59</w:t>
            </w:r>
          </w:p>
        </w:tc>
        <w:tc>
          <w:tcPr>
            <w:tcW w:w="1304" w:type="dxa"/>
            <w:gridSpan w:val="2"/>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bc</w:t>
            </w: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val="restart"/>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II</w:t>
            </w: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3.14</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0.09</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2.96</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3.33</w:t>
            </w:r>
          </w:p>
        </w:tc>
        <w:tc>
          <w:tcPr>
            <w:tcW w:w="1304" w:type="dxa"/>
            <w:gridSpan w:val="2"/>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e</w:t>
            </w: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nil"/>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Style w:val="Uwydatnienie"/>
                <w:rFonts w:ascii="Times New Roman" w:hAnsi="Times New Roman" w:cs="Times New Roman"/>
                <w:i w:val="0"/>
                <w:iCs w:val="0"/>
                <w:sz w:val="20"/>
                <w:szCs w:val="20"/>
                <w:lang w:val="la-Latn"/>
              </w:rPr>
              <w:t>Kleptoparasites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2.12</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0.09</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1.94</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2.30</w:t>
            </w:r>
          </w:p>
        </w:tc>
        <w:tc>
          <w:tcPr>
            <w:tcW w:w="1304" w:type="dxa"/>
            <w:gridSpan w:val="2"/>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ab</w:t>
            </w: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nil"/>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2.31</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0.09</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2.13</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2.49</w:t>
            </w:r>
          </w:p>
        </w:tc>
        <w:tc>
          <w:tcPr>
            <w:tcW w:w="1304" w:type="dxa"/>
            <w:gridSpan w:val="2"/>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bc</w:t>
            </w: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val="restart"/>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III</w:t>
            </w: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2.92</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0.10</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2.72</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3.12</w:t>
            </w:r>
          </w:p>
        </w:tc>
        <w:tc>
          <w:tcPr>
            <w:tcW w:w="1304" w:type="dxa"/>
            <w:gridSpan w:val="2"/>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de</w:t>
            </w: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nil"/>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Style w:val="Uwydatnienie"/>
                <w:rFonts w:ascii="Times New Roman" w:hAnsi="Times New Roman" w:cs="Times New Roman"/>
                <w:i w:val="0"/>
                <w:iCs w:val="0"/>
                <w:sz w:val="20"/>
                <w:szCs w:val="20"/>
                <w:lang w:val="la-Latn"/>
              </w:rPr>
              <w:t>Kleptoparasites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2.00</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0.10</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1.80</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2.20</w:t>
            </w:r>
          </w:p>
        </w:tc>
        <w:tc>
          <w:tcPr>
            <w:tcW w:w="1304" w:type="dxa"/>
            <w:gridSpan w:val="2"/>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ab</w:t>
            </w: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single" w:sz="4" w:space="0" w:color="000000"/>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Predators</w:t>
            </w:r>
          </w:p>
        </w:tc>
        <w:tc>
          <w:tcPr>
            <w:tcW w:w="971"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2.65</w:t>
            </w:r>
          </w:p>
        </w:tc>
        <w:tc>
          <w:tcPr>
            <w:tcW w:w="1007"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0.10</w:t>
            </w:r>
          </w:p>
        </w:tc>
        <w:tc>
          <w:tcPr>
            <w:tcW w:w="694"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2.45</w:t>
            </w:r>
          </w:p>
        </w:tc>
        <w:tc>
          <w:tcPr>
            <w:tcW w:w="863"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2.85</w:t>
            </w:r>
          </w:p>
        </w:tc>
        <w:tc>
          <w:tcPr>
            <w:tcW w:w="1304" w:type="dxa"/>
            <w:gridSpan w:val="2"/>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cd</w:t>
            </w:r>
          </w:p>
        </w:tc>
      </w:tr>
      <w:tr w:rsidR="009846CF" w:rsidRPr="0080032F">
        <w:trPr>
          <w:cantSplit/>
          <w:trHeight w:hRule="exact" w:val="227"/>
        </w:trPr>
        <w:tc>
          <w:tcPr>
            <w:tcW w:w="1207" w:type="dxa"/>
            <w:vMerge w:val="restart"/>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Species richness (Poisson)</w:t>
            </w:r>
          </w:p>
        </w:tc>
        <w:tc>
          <w:tcPr>
            <w:tcW w:w="685" w:type="dxa"/>
            <w:vMerge w:val="restart"/>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w:t>
            </w: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3.82</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1.78</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28.50</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35.52</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e</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Style w:val="Uwydatnienie"/>
                <w:rFonts w:ascii="Times New Roman" w:hAnsi="Times New Roman" w:cs="Times New Roman"/>
                <w:i w:val="0"/>
                <w:iCs w:val="0"/>
                <w:sz w:val="20"/>
                <w:szCs w:val="20"/>
                <w:lang w:val="la-Latn"/>
              </w:rPr>
              <w:t>Kleptoparasites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8.42</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0.92</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6.75</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10.38</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a</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17.46</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1.32</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15.03</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20.29</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cd</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val="restart"/>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II</w:t>
            </w: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42.95</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1.89</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39.25</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46.99</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f</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nil"/>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Style w:val="Uwydatnienie"/>
                <w:rFonts w:ascii="Times New Roman" w:hAnsi="Times New Roman" w:cs="Times New Roman"/>
                <w:i w:val="0"/>
                <w:iCs w:val="0"/>
                <w:sz w:val="20"/>
                <w:szCs w:val="20"/>
                <w:lang w:val="la-Latn"/>
              </w:rPr>
              <w:t>Kleptoparasite</w:t>
            </w:r>
            <w:r w:rsidRPr="0080032F">
              <w:rPr>
                <w:rStyle w:val="Uwydatnienie"/>
                <w:rFonts w:ascii="Times New Roman" w:hAnsi="Times New Roman" w:cs="Times New Roman"/>
                <w:i w:val="0"/>
                <w:iCs w:val="0"/>
                <w:sz w:val="20"/>
                <w:szCs w:val="20"/>
              </w:rPr>
              <w:t>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13.46</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1.06</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11.47</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15.64</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bc</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nil"/>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15.18</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1.13</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13.19</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17.64</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bcd</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val="restart"/>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III</w:t>
            </w: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33.12</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1.82</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29.67</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36.97</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e</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nil"/>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Style w:val="Uwydatnienie"/>
                <w:rFonts w:ascii="Times New Roman" w:hAnsi="Times New Roman" w:cs="Times New Roman"/>
                <w:i w:val="0"/>
                <w:iCs w:val="0"/>
                <w:sz w:val="20"/>
                <w:szCs w:val="20"/>
                <w:lang w:val="la-Latn"/>
              </w:rPr>
              <w:t>Kleptoparasites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10.70</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1.03</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8.85</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12.94</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ab</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nil"/>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single" w:sz="4" w:space="0" w:color="000000"/>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Predators</w:t>
            </w:r>
          </w:p>
        </w:tc>
        <w:tc>
          <w:tcPr>
            <w:tcW w:w="971"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20.29</w:t>
            </w:r>
          </w:p>
        </w:tc>
        <w:tc>
          <w:tcPr>
            <w:tcW w:w="1007"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1.43</w:t>
            </w:r>
          </w:p>
        </w:tc>
        <w:tc>
          <w:tcPr>
            <w:tcW w:w="694"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17.64</w:t>
            </w:r>
          </w:p>
        </w:tc>
        <w:tc>
          <w:tcPr>
            <w:tcW w:w="863"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23.34</w:t>
            </w:r>
          </w:p>
        </w:tc>
        <w:tc>
          <w:tcPr>
            <w:tcW w:w="1228"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d</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val="restart"/>
            <w:tcBorders>
              <w:top w:val="single" w:sz="4" w:space="0" w:color="000000"/>
              <w:left w:val="nil"/>
              <w:bottom w:val="single" w:sz="4" w:space="0" w:color="000000"/>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Abundance (Negative Binomial)</w:t>
            </w:r>
          </w:p>
        </w:tc>
        <w:tc>
          <w:tcPr>
            <w:tcW w:w="685" w:type="dxa"/>
            <w:vMerge w:val="restart"/>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w:t>
            </w: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127.74</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15.17</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100.48</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160.77</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c</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Style w:val="Uwydatnienie"/>
                <w:rFonts w:ascii="Times New Roman" w:hAnsi="Times New Roman" w:cs="Times New Roman"/>
                <w:i w:val="0"/>
                <w:iCs w:val="0"/>
                <w:sz w:val="20"/>
                <w:szCs w:val="20"/>
                <w:lang w:val="la-Latn"/>
              </w:rPr>
              <w:t>Kleptoparasites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17.46</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2.41</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13.33</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22.87</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a</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48.91</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6.07</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38.48</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62.18</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b</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val="restart"/>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II</w:t>
            </w: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235.09</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25.22</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190.57</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290.04</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d</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nil"/>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Style w:val="Uwydatnienie"/>
                <w:rFonts w:ascii="Times New Roman" w:hAnsi="Times New Roman" w:cs="Times New Roman"/>
                <w:i w:val="0"/>
                <w:iCs w:val="0"/>
                <w:sz w:val="20"/>
                <w:szCs w:val="20"/>
                <w:lang w:val="la-Latn"/>
              </w:rPr>
              <w:t>Kleptoparasites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51.42</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5.79</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41.26</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64.07</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b</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nil"/>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46.99</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5.34</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37.71</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58.56</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b</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32"/>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val="restart"/>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III</w:t>
            </w: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148.41</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17.52</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116.75</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186.79</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cd</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nil"/>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nil"/>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Style w:val="Uwydatnienie"/>
                <w:rFonts w:ascii="Times New Roman" w:hAnsi="Times New Roman" w:cs="Times New Roman"/>
                <w:i w:val="0"/>
                <w:iCs w:val="0"/>
                <w:sz w:val="20"/>
                <w:szCs w:val="20"/>
                <w:lang w:val="la-Latn"/>
              </w:rPr>
              <w:t>Kleptoparasites</w:t>
            </w:r>
          </w:p>
        </w:tc>
        <w:tc>
          <w:tcPr>
            <w:tcW w:w="971"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27.11</w:t>
            </w:r>
          </w:p>
        </w:tc>
        <w:tc>
          <w:tcPr>
            <w:tcW w:w="1007"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3.55</w:t>
            </w:r>
          </w:p>
        </w:tc>
        <w:tc>
          <w:tcPr>
            <w:tcW w:w="694"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21.11</w:t>
            </w:r>
          </w:p>
        </w:tc>
        <w:tc>
          <w:tcPr>
            <w:tcW w:w="863"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35.16</w:t>
            </w:r>
          </w:p>
        </w:tc>
        <w:tc>
          <w:tcPr>
            <w:tcW w:w="1228"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a</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r w:rsidR="009846CF" w:rsidRPr="0080032F">
        <w:trPr>
          <w:cantSplit/>
          <w:trHeight w:hRule="exact" w:val="227"/>
        </w:trPr>
        <w:tc>
          <w:tcPr>
            <w:tcW w:w="1207"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685" w:type="dxa"/>
            <w:vMerge/>
            <w:tcBorders>
              <w:top w:val="nil"/>
              <w:left w:val="nil"/>
              <w:bottom w:val="single" w:sz="4" w:space="0" w:color="auto"/>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385" w:type="dxa"/>
            <w:tcBorders>
              <w:top w:val="nil"/>
              <w:left w:val="nil"/>
              <w:bottom w:val="single" w:sz="4" w:space="0" w:color="auto"/>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Predators</w:t>
            </w:r>
          </w:p>
        </w:tc>
        <w:tc>
          <w:tcPr>
            <w:tcW w:w="971"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54.06</w:t>
            </w:r>
          </w:p>
        </w:tc>
        <w:tc>
          <w:tcPr>
            <w:tcW w:w="1007"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6.68</w:t>
            </w:r>
          </w:p>
        </w:tc>
        <w:tc>
          <w:tcPr>
            <w:tcW w:w="694"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Inf</w:t>
            </w:r>
          </w:p>
        </w:tc>
        <w:tc>
          <w:tcPr>
            <w:tcW w:w="863"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42.52</w:t>
            </w:r>
          </w:p>
        </w:tc>
        <w:tc>
          <w:tcPr>
            <w:tcW w:w="863"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68.72</w:t>
            </w:r>
          </w:p>
        </w:tc>
        <w:tc>
          <w:tcPr>
            <w:tcW w:w="1228"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b</w:t>
            </w:r>
          </w:p>
        </w:tc>
        <w:tc>
          <w:tcPr>
            <w:tcW w:w="76" w:type="dxa"/>
            <w:tcBorders>
              <w:top w:val="nil"/>
              <w:left w:val="nil"/>
              <w:bottom w:val="nil"/>
              <w:right w:val="nil"/>
            </w:tcBorders>
          </w:tcPr>
          <w:p w:rsidR="00773982" w:rsidRPr="0080032F" w:rsidRDefault="00773982">
            <w:pPr>
              <w:snapToGrid w:val="0"/>
              <w:spacing w:before="29" w:after="29" w:line="240" w:lineRule="auto"/>
              <w:jc w:val="center"/>
              <w:rPr>
                <w:rFonts w:ascii="Times New Roman" w:eastAsia="Arial Unicode MS" w:hAnsi="Times New Roman"/>
                <w:sz w:val="20"/>
                <w:szCs w:val="20"/>
                <w:lang w:val="la-Latn"/>
              </w:rPr>
            </w:pPr>
          </w:p>
        </w:tc>
      </w:tr>
    </w:tbl>
    <w:p w:rsidR="00773982" w:rsidRPr="0080032F" w:rsidRDefault="00773982">
      <w:pPr>
        <w:pStyle w:val="Textbody"/>
        <w:spacing w:before="120" w:after="0" w:line="480" w:lineRule="auto"/>
        <w:jc w:val="both"/>
        <w:rPr>
          <w:rFonts w:ascii="Times New Roman" w:hAnsi="Times New Roman" w:cs="Times New Roman"/>
          <w:lang w:val="la-Latn"/>
        </w:rPr>
      </w:pPr>
      <w:r w:rsidRPr="0080032F">
        <w:rPr>
          <w:rFonts w:ascii="Times New Roman" w:hAnsi="Times New Roman" w:cs="Times New Roman"/>
          <w:lang w:val="la-Latn"/>
        </w:rPr>
        <w:t xml:space="preserve">Different latin letters correspond to statistically significant differences between means obtained by pairwise comparisons with Tukey correction for multiplicity. </w:t>
      </w:r>
      <w:r w:rsidRPr="0080032F">
        <w:rPr>
          <w:rFonts w:ascii="Times New Roman" w:hAnsi="Times New Roman" w:cs="Times New Roman"/>
          <w:i/>
          <w:iCs/>
          <w:lang w:val="la-Latn"/>
        </w:rPr>
        <w:t>Z</w:t>
      </w:r>
      <w:r w:rsidRPr="0080032F">
        <w:rPr>
          <w:rFonts w:ascii="Times New Roman" w:hAnsi="Times New Roman" w:cs="Times New Roman"/>
          <w:lang w:val="la-Latn"/>
        </w:rPr>
        <w:t>-confidence intervals. Stage succession: I – early, II – middle, III – late.</w:t>
      </w:r>
    </w:p>
    <w:p w:rsidR="00773982" w:rsidRPr="0080032F" w:rsidRDefault="00773982">
      <w:pPr>
        <w:pStyle w:val="Textbody"/>
        <w:spacing w:before="29" w:after="29" w:line="480" w:lineRule="auto"/>
        <w:jc w:val="both"/>
        <w:rPr>
          <w:rFonts w:ascii="Times New Roman" w:hAnsi="Times New Roman" w:cs="Times New Roman"/>
          <w:lang w:val="la-Latn"/>
        </w:rPr>
      </w:pPr>
    </w:p>
    <w:p w:rsidR="00773982" w:rsidRPr="0080032F" w:rsidRDefault="00A528BB">
      <w:pPr>
        <w:pStyle w:val="Textbody"/>
        <w:spacing w:before="29" w:after="29" w:line="480" w:lineRule="auto"/>
        <w:jc w:val="both"/>
        <w:rPr>
          <w:rFonts w:ascii="Times New Roman" w:hAnsi="Times New Roman" w:cs="Times New Roman"/>
          <w:b/>
          <w:bCs/>
          <w:lang w:val="la-Latn"/>
        </w:rPr>
      </w:pPr>
      <w:r w:rsidRPr="005C13A3">
        <w:rPr>
          <w:rFonts w:ascii="Times New Roman" w:hAnsi="Times New Roman" w:cs="Times New Roman"/>
          <w:noProof/>
          <w:lang w:eastAsia="en-US"/>
        </w:rPr>
        <w:lastRenderedPageBreak/>
        <w:pict>
          <v:shape id="_x0000_i1027" type="#_x0000_t75" style="width:478.5pt;height:170.25pt;visibility:visible" filled="t">
            <v:imagedata r:id="rId12" o:title="" croptop="-228f" cropbottom="-228f" cropleft="-76f" cropright="-76f"/>
          </v:shape>
        </w:pict>
      </w:r>
    </w:p>
    <w:p w:rsidR="00773982" w:rsidRPr="0080032F" w:rsidRDefault="00773982">
      <w:pPr>
        <w:pStyle w:val="Textbody"/>
        <w:spacing w:before="120" w:after="240" w:line="480" w:lineRule="auto"/>
        <w:jc w:val="both"/>
        <w:rPr>
          <w:rFonts w:ascii="Times New Roman" w:hAnsi="Times New Roman" w:cs="Times New Roman"/>
          <w:lang w:val="pl-PL"/>
        </w:rPr>
      </w:pPr>
      <w:r w:rsidRPr="0080032F">
        <w:rPr>
          <w:rFonts w:ascii="Times New Roman" w:hAnsi="Times New Roman" w:cs="Times New Roman"/>
          <w:b/>
          <w:bCs/>
          <w:lang w:val="la-Latn"/>
        </w:rPr>
        <w:t xml:space="preserve">Fig. </w:t>
      </w:r>
      <w:r w:rsidRPr="0080032F">
        <w:rPr>
          <w:rFonts w:ascii="Times New Roman" w:hAnsi="Times New Roman" w:cs="Times New Roman"/>
          <w:b/>
          <w:bCs/>
          <w:lang w:val="pl-PL"/>
        </w:rPr>
        <w:t>3</w:t>
      </w:r>
      <w:r w:rsidRPr="0080032F">
        <w:rPr>
          <w:rFonts w:ascii="Times New Roman" w:hAnsi="Times New Roman" w:cs="Times New Roman"/>
          <w:b/>
          <w:bCs/>
          <w:lang w:val="la-Latn"/>
        </w:rPr>
        <w:t xml:space="preserve">. </w:t>
      </w:r>
      <w:r w:rsidRPr="0080032F">
        <w:rPr>
          <w:rStyle w:val="Pogrubienie"/>
          <w:rFonts w:ascii="Times New Roman" w:hAnsi="Times New Roman" w:cs="Times New Roman"/>
          <w:b w:val="0"/>
          <w:bCs w:val="0"/>
          <w:lang w:val="la-Latn"/>
        </w:rPr>
        <w:t xml:space="preserve">Różnorodność, liczebność i bogactwo gatunkowe Aculeata w trzech wyróżnionych stadiach sukcesyjnych. Przedstawiliśmy przewidywane wartości średnie oraz 95% CI’s. Liczba osobników została poddana transformacji logarytmicznej w celu lepszej wizualizacji różnic pomiędzy grupami. Przezroczyste punkty oznaczają wartości empiryczne. Litery łacińskie oznaczają wyniki testu post-hoc z poprawką Tukeya dla </w:t>
      </w:r>
      <w:bookmarkStart w:id="8" w:name="MathJax_Span_3"/>
      <w:bookmarkStart w:id="9" w:name="MathJax_Element_1_Frame"/>
      <w:bookmarkStart w:id="10" w:name="MathJax_Span_2"/>
      <w:bookmarkStart w:id="11" w:name="MathJax_Span_1"/>
      <w:bookmarkEnd w:id="8"/>
      <w:bookmarkEnd w:id="9"/>
      <w:bookmarkEnd w:id="10"/>
      <w:bookmarkEnd w:id="11"/>
      <w:r w:rsidRPr="0080032F">
        <w:rPr>
          <w:rStyle w:val="Pogrubienie"/>
          <w:rFonts w:ascii="Times New Roman" w:hAnsi="Times New Roman" w:cs="Times New Roman"/>
          <w:b w:val="0"/>
          <w:bCs w:val="0"/>
          <w:i/>
          <w:iCs/>
          <w:lang w:val="la-Latn"/>
        </w:rPr>
        <w:t>α</w:t>
      </w:r>
      <w:r w:rsidR="00A528BB">
        <w:rPr>
          <w:rStyle w:val="Pogrubienie"/>
          <w:rFonts w:ascii="Times New Roman" w:hAnsi="Times New Roman" w:cs="Times New Roman"/>
          <w:b w:val="0"/>
          <w:bCs w:val="0"/>
          <w:i/>
          <w:iCs/>
          <w:lang w:val="pl-PL"/>
        </w:rPr>
        <w:t xml:space="preserve"> </w:t>
      </w:r>
      <w:r w:rsidRPr="0080032F">
        <w:rPr>
          <w:rStyle w:val="Pogrubienie"/>
          <w:rFonts w:ascii="Times New Roman" w:hAnsi="Times New Roman" w:cs="Times New Roman"/>
          <w:b w:val="0"/>
          <w:bCs w:val="0"/>
          <w:i/>
          <w:iCs/>
          <w:lang w:val="la-Latn"/>
        </w:rPr>
        <w:t>=</w:t>
      </w:r>
      <w:r w:rsidR="00A528BB">
        <w:rPr>
          <w:rStyle w:val="Pogrubienie"/>
          <w:rFonts w:ascii="Times New Roman" w:hAnsi="Times New Roman" w:cs="Times New Roman"/>
          <w:b w:val="0"/>
          <w:bCs w:val="0"/>
          <w:i/>
          <w:iCs/>
          <w:lang w:val="pl-PL"/>
        </w:rPr>
        <w:t xml:space="preserve"> </w:t>
      </w:r>
      <w:r w:rsidRPr="0080032F">
        <w:rPr>
          <w:rStyle w:val="Pogrubienie"/>
          <w:rFonts w:ascii="Times New Roman" w:hAnsi="Times New Roman" w:cs="Times New Roman"/>
          <w:b w:val="0"/>
          <w:bCs w:val="0"/>
          <w:lang w:val="la-Latn"/>
        </w:rPr>
        <w:t>0.05.</w:t>
      </w:r>
    </w:p>
    <w:p w:rsidR="00773982" w:rsidRPr="0080032F" w:rsidRDefault="00773982">
      <w:pPr>
        <w:pStyle w:val="Textbody"/>
        <w:spacing w:before="29" w:after="29" w:line="480" w:lineRule="auto"/>
        <w:jc w:val="both"/>
        <w:rPr>
          <w:rFonts w:ascii="Times New Roman" w:hAnsi="Times New Roman" w:cs="Times New Roman"/>
          <w:lang w:val="pl-PL"/>
        </w:rPr>
      </w:pPr>
    </w:p>
    <w:p w:rsidR="00773982" w:rsidRPr="0080032F" w:rsidRDefault="00773982">
      <w:pPr>
        <w:spacing w:before="29" w:after="29" w:line="480" w:lineRule="auto"/>
        <w:jc w:val="both"/>
        <w:rPr>
          <w:rFonts w:ascii="Times New Roman" w:hAnsi="Times New Roman" w:cs="Times New Roman"/>
          <w:sz w:val="24"/>
          <w:szCs w:val="24"/>
        </w:rPr>
      </w:pPr>
      <w:r w:rsidRPr="0080032F">
        <w:rPr>
          <w:rFonts w:ascii="Times New Roman" w:hAnsi="Times New Roman" w:cs="Times New Roman"/>
          <w:i/>
          <w:iCs/>
          <w:sz w:val="24"/>
          <w:szCs w:val="24"/>
          <w:lang w:val="la-Latn"/>
        </w:rPr>
        <w:t>3</w:t>
      </w:r>
      <w:r w:rsidRPr="0080032F">
        <w:rPr>
          <w:rFonts w:ascii="Times New Roman" w:hAnsi="Times New Roman" w:cs="Times New Roman"/>
          <w:sz w:val="24"/>
          <w:szCs w:val="24"/>
          <w:lang w:val="la-Latn"/>
        </w:rPr>
        <w:t>.</w:t>
      </w:r>
      <w:r w:rsidRPr="0080032F">
        <w:rPr>
          <w:rFonts w:ascii="Times New Roman" w:hAnsi="Times New Roman" w:cs="Times New Roman"/>
          <w:i/>
          <w:iCs/>
          <w:sz w:val="24"/>
          <w:szCs w:val="24"/>
          <w:lang w:val="la-Latn"/>
        </w:rPr>
        <w:t>3</w:t>
      </w:r>
      <w:r w:rsidRPr="0080032F">
        <w:rPr>
          <w:rFonts w:ascii="Times New Roman" w:hAnsi="Times New Roman" w:cs="Times New Roman"/>
          <w:sz w:val="24"/>
          <w:szCs w:val="24"/>
          <w:lang w:val="la-Latn"/>
        </w:rPr>
        <w:t>.</w:t>
      </w:r>
      <w:r w:rsidRPr="0080032F">
        <w:rPr>
          <w:rFonts w:ascii="Times New Roman" w:hAnsi="Times New Roman" w:cs="Times New Roman"/>
          <w:i/>
          <w:iCs/>
          <w:sz w:val="24"/>
          <w:szCs w:val="24"/>
          <w:lang w:val="la-Latn"/>
        </w:rPr>
        <w:t xml:space="preserve"> Struktura zgrupowań jako reakcja na sukcesyjne przekształcenia</w:t>
      </w:r>
    </w:p>
    <w:p w:rsidR="00773982" w:rsidRPr="0080032F" w:rsidRDefault="00773982">
      <w:pPr>
        <w:pStyle w:val="Textbody"/>
        <w:spacing w:before="29" w:after="29" w:line="480" w:lineRule="auto"/>
        <w:jc w:val="both"/>
        <w:rPr>
          <w:rFonts w:ascii="Times New Roman" w:hAnsi="Times New Roman" w:cs="Times New Roman"/>
        </w:rPr>
      </w:pPr>
      <w:r w:rsidRPr="0080032F">
        <w:rPr>
          <w:rFonts w:ascii="Times New Roman" w:hAnsi="Times New Roman" w:cs="Times New Roman"/>
          <w:lang w:val="la-Latn"/>
        </w:rPr>
        <w:tab/>
        <w:t xml:space="preserve">Stadia sukcesji były istotnym czynnikiem kształtujacym strukturę zgrupowań żądłówek (permutation test, 999 replications, </w:t>
      </w:r>
      <w:r w:rsidRPr="0080032F">
        <w:rPr>
          <w:rFonts w:ascii="Times New Roman" w:hAnsi="Times New Roman" w:cs="Times New Roman"/>
          <w:i/>
          <w:iCs/>
          <w:lang w:val="la-Latn"/>
        </w:rPr>
        <w:t>F</w:t>
      </w:r>
      <w:r w:rsidRPr="0080032F">
        <w:rPr>
          <w:rFonts w:ascii="Times New Roman" w:hAnsi="Times New Roman" w:cs="Times New Roman"/>
          <w:lang w:val="la-Latn"/>
        </w:rPr>
        <w:t xml:space="preserve"> = 2.47, </w:t>
      </w:r>
      <w:r w:rsidRPr="0080032F">
        <w:rPr>
          <w:rFonts w:ascii="Times New Roman" w:hAnsi="Times New Roman" w:cs="Times New Roman"/>
          <w:i/>
          <w:iCs/>
          <w:lang w:val="la-Latn"/>
        </w:rPr>
        <w:t>p</w:t>
      </w:r>
      <w:r w:rsidR="004173FC" w:rsidRPr="004173FC">
        <w:rPr>
          <w:rFonts w:ascii="Times New Roman" w:hAnsi="Times New Roman" w:cs="Times New Roman"/>
          <w:i/>
          <w:iCs/>
          <w:lang w:val="la-Latn"/>
        </w:rPr>
        <w:t xml:space="preserve"> </w:t>
      </w:r>
      <w:r w:rsidRPr="0080032F">
        <w:rPr>
          <w:rFonts w:ascii="Times New Roman" w:hAnsi="Times New Roman" w:cs="Times New Roman"/>
          <w:lang w:val="la-Latn"/>
        </w:rPr>
        <w:t xml:space="preserve">&lt; 0.001) and RDA model explained 14.58% of variation (adjusted R-square). Spośród 272 gatunków Aculeata, 55 (20.2%) istotnie reagowało na sukcesyjne przekształcenia. W grupie tej zbliżony udział mieli roślinożercy (38.2%) oraz drapieżcy (43.6%), natomiast kleptopasożyty stanowiły 18.2%. Wykaz gatunków, które najsilniej odpowiadały na sukcesyjne przekształcenia zamieściliśmy w Supplementary Table </w:t>
      </w:r>
      <w:r w:rsidR="004173FC" w:rsidRPr="0080032F">
        <w:rPr>
          <w:rFonts w:ascii="Times New Roman" w:hAnsi="Times New Roman" w:cs="Times New Roman"/>
          <w:lang w:val="la-Latn"/>
        </w:rPr>
        <w:t>A</w:t>
      </w:r>
      <w:r w:rsidR="004173FC">
        <w:rPr>
          <w:rFonts w:ascii="Times New Roman" w:hAnsi="Times New Roman" w:cs="Times New Roman"/>
          <w:lang w:val="pl-PL"/>
        </w:rPr>
        <w:t>3</w:t>
      </w:r>
      <w:r w:rsidR="004173FC" w:rsidRPr="0080032F">
        <w:rPr>
          <w:rFonts w:ascii="Times New Roman" w:hAnsi="Times New Roman" w:cs="Times New Roman"/>
          <w:lang w:val="la-Latn"/>
        </w:rPr>
        <w:t xml:space="preserve"> </w:t>
      </w:r>
      <w:r w:rsidRPr="0080032F">
        <w:rPr>
          <w:rFonts w:ascii="Times New Roman" w:hAnsi="Times New Roman" w:cs="Times New Roman"/>
          <w:lang w:val="la-Latn"/>
        </w:rPr>
        <w:t xml:space="preserve">and on Fig. </w:t>
      </w:r>
      <w:r w:rsidRPr="001E5BC9">
        <w:rPr>
          <w:rFonts w:ascii="Times New Roman" w:hAnsi="Times New Roman" w:cs="Times New Roman"/>
          <w:lang w:val="pl-PL"/>
        </w:rPr>
        <w:t>4</w:t>
      </w:r>
      <w:r w:rsidRPr="0080032F">
        <w:rPr>
          <w:rFonts w:ascii="Times New Roman" w:hAnsi="Times New Roman" w:cs="Times New Roman"/>
          <w:lang w:val="la-Latn"/>
        </w:rPr>
        <w:t>. Analysis of 272 species summarised in a 3x2 contingency table revealed significant relationship between the Aculeata group and the number of species significantly responding to RDA model  (</w:t>
      </w:r>
      <w:bookmarkStart w:id="12" w:name="rstudio_console_output6"/>
      <w:bookmarkEnd w:id="12"/>
      <w:r w:rsidRPr="0080032F">
        <w:rPr>
          <w:rFonts w:ascii="Times New Roman" w:hAnsi="Times New Roman" w:cs="Times New Roman"/>
          <w:lang w:val="la-Latn"/>
        </w:rPr>
        <w:t>G</w:t>
      </w:r>
      <w:r w:rsidRPr="0080032F">
        <w:rPr>
          <w:rFonts w:ascii="Times New Roman" w:hAnsi="Times New Roman" w:cs="Times New Roman"/>
          <w:vertAlign w:val="superscript"/>
          <w:lang w:val="la-Latn"/>
        </w:rPr>
        <w:t>2</w:t>
      </w:r>
      <w:r w:rsidR="004173FC" w:rsidRPr="004173FC">
        <w:rPr>
          <w:rFonts w:ascii="Times New Roman" w:hAnsi="Times New Roman" w:cs="Times New Roman"/>
          <w:vertAlign w:val="superscript"/>
        </w:rPr>
        <w:t xml:space="preserve"> </w:t>
      </w:r>
      <w:r w:rsidRPr="0080032F">
        <w:rPr>
          <w:rFonts w:ascii="Times New Roman" w:hAnsi="Times New Roman" w:cs="Times New Roman"/>
          <w:lang w:val="la-Latn"/>
        </w:rPr>
        <w:t>=</w:t>
      </w:r>
      <w:r w:rsidR="004173FC" w:rsidRPr="004173FC">
        <w:rPr>
          <w:rFonts w:ascii="Times New Roman" w:hAnsi="Times New Roman" w:cs="Times New Roman"/>
        </w:rPr>
        <w:t xml:space="preserve"> </w:t>
      </w:r>
      <w:r w:rsidRPr="0080032F">
        <w:rPr>
          <w:rFonts w:ascii="Times New Roman" w:hAnsi="Times New Roman" w:cs="Times New Roman"/>
          <w:lang w:val="la-Latn"/>
        </w:rPr>
        <w:t xml:space="preserve">11.223, df = 2, </w:t>
      </w:r>
      <w:r w:rsidRPr="0080032F">
        <w:rPr>
          <w:rFonts w:ascii="Times New Roman" w:hAnsi="Times New Roman" w:cs="Times New Roman"/>
          <w:i/>
          <w:iCs/>
          <w:lang w:val="la-Latn"/>
        </w:rPr>
        <w:t>p</w:t>
      </w:r>
      <w:r w:rsidRPr="0080032F">
        <w:rPr>
          <w:rFonts w:ascii="Times New Roman" w:hAnsi="Times New Roman" w:cs="Times New Roman"/>
          <w:lang w:val="la-Latn"/>
        </w:rPr>
        <w:t xml:space="preserve"> = 0.004). Herbivores and kleptoparasites had similar, low percentage of species significantly reacting to the successional stages (15% and ~</w:t>
      </w:r>
      <w:r w:rsidR="004173FC" w:rsidRPr="004173FC">
        <w:rPr>
          <w:rFonts w:ascii="Times New Roman" w:hAnsi="Times New Roman" w:cs="Times New Roman"/>
        </w:rPr>
        <w:t xml:space="preserve"> </w:t>
      </w:r>
      <w:r w:rsidRPr="0080032F">
        <w:rPr>
          <w:rFonts w:ascii="Times New Roman" w:hAnsi="Times New Roman" w:cs="Times New Roman"/>
          <w:lang w:val="la-Latn"/>
        </w:rPr>
        <w:t>16% respectively, (G</w:t>
      </w:r>
      <w:r w:rsidRPr="0080032F">
        <w:rPr>
          <w:rFonts w:ascii="Times New Roman" w:hAnsi="Times New Roman" w:cs="Times New Roman"/>
          <w:vertAlign w:val="superscript"/>
          <w:lang w:val="la-Latn"/>
        </w:rPr>
        <w:t>2</w:t>
      </w:r>
      <w:r w:rsidRPr="0080032F">
        <w:rPr>
          <w:rFonts w:ascii="Times New Roman" w:hAnsi="Times New Roman" w:cs="Times New Roman"/>
          <w:lang w:val="la-Latn"/>
        </w:rPr>
        <w:t xml:space="preserve"> = </w:t>
      </w:r>
      <w:bookmarkStart w:id="13" w:name="rstudio_console_output7"/>
      <w:bookmarkEnd w:id="13"/>
      <w:r w:rsidRPr="0080032F">
        <w:rPr>
          <w:rFonts w:ascii="Times New Roman" w:hAnsi="Times New Roman" w:cs="Times New Roman"/>
          <w:lang w:val="la-Latn"/>
        </w:rPr>
        <w:t>0.025, df</w:t>
      </w:r>
      <w:r w:rsidR="004173FC" w:rsidRPr="004173FC">
        <w:rPr>
          <w:rFonts w:ascii="Times New Roman" w:hAnsi="Times New Roman" w:cs="Times New Roman"/>
        </w:rPr>
        <w:t xml:space="preserve"> </w:t>
      </w:r>
      <w:r w:rsidRPr="0080032F">
        <w:rPr>
          <w:rFonts w:ascii="Times New Roman" w:hAnsi="Times New Roman" w:cs="Times New Roman"/>
          <w:lang w:val="la-Latn"/>
        </w:rPr>
        <w:t xml:space="preserve">=1, </w:t>
      </w:r>
      <w:r w:rsidRPr="0080032F">
        <w:rPr>
          <w:rFonts w:ascii="Times New Roman" w:hAnsi="Times New Roman" w:cs="Times New Roman"/>
          <w:i/>
          <w:iCs/>
          <w:lang w:val="la-Latn"/>
        </w:rPr>
        <w:t>p</w:t>
      </w:r>
      <w:r w:rsidRPr="0080032F">
        <w:rPr>
          <w:rFonts w:ascii="Times New Roman" w:hAnsi="Times New Roman" w:cs="Times New Roman"/>
          <w:lang w:val="la-Latn"/>
        </w:rPr>
        <w:t xml:space="preserve"> = 0.873). </w:t>
      </w:r>
      <w:r w:rsidRPr="0080032F">
        <w:rPr>
          <w:rFonts w:ascii="Times New Roman" w:hAnsi="Times New Roman" w:cs="Times New Roman"/>
          <w:lang w:val="la-Latn"/>
        </w:rPr>
        <w:lastRenderedPageBreak/>
        <w:t>Predatory speceis had significantly higer (nearly 35 %) percentage of species that significantly reacted to successional stages (G</w:t>
      </w:r>
      <w:r w:rsidRPr="0080032F">
        <w:rPr>
          <w:rFonts w:ascii="Times New Roman" w:hAnsi="Times New Roman" w:cs="Times New Roman"/>
          <w:vertAlign w:val="superscript"/>
          <w:lang w:val="la-Latn"/>
        </w:rPr>
        <w:t>2</w:t>
      </w:r>
      <w:r w:rsidRPr="0080032F">
        <w:rPr>
          <w:rFonts w:ascii="Times New Roman" w:hAnsi="Times New Roman" w:cs="Times New Roman"/>
          <w:lang w:val="la-Latn"/>
        </w:rPr>
        <w:t xml:space="preserve"> = </w:t>
      </w:r>
      <w:bookmarkStart w:id="14" w:name="rstudio_console_output8"/>
      <w:bookmarkEnd w:id="14"/>
      <w:r w:rsidRPr="0080032F">
        <w:rPr>
          <w:rFonts w:ascii="Times New Roman" w:hAnsi="Times New Roman" w:cs="Times New Roman"/>
          <w:lang w:val="la-Latn"/>
        </w:rPr>
        <w:t xml:space="preserve">11.197, df = 1, </w:t>
      </w:r>
      <w:r w:rsidRPr="0080032F">
        <w:rPr>
          <w:rFonts w:ascii="Times New Roman" w:hAnsi="Times New Roman" w:cs="Times New Roman"/>
          <w:i/>
          <w:iCs/>
          <w:lang w:val="la-Latn"/>
        </w:rPr>
        <w:t>p</w:t>
      </w:r>
      <w:r w:rsidR="004173FC" w:rsidRPr="004173FC">
        <w:rPr>
          <w:rFonts w:ascii="Times New Roman" w:hAnsi="Times New Roman" w:cs="Times New Roman"/>
          <w:i/>
          <w:iCs/>
        </w:rPr>
        <w:t xml:space="preserve"> </w:t>
      </w:r>
      <w:r w:rsidRPr="0080032F">
        <w:rPr>
          <w:rFonts w:ascii="Times New Roman" w:hAnsi="Times New Roman" w:cs="Times New Roman"/>
          <w:lang w:val="la-Latn"/>
        </w:rPr>
        <w:t>&lt; 0.001).</w:t>
      </w:r>
    </w:p>
    <w:p w:rsidR="00773982" w:rsidRPr="0080032F" w:rsidRDefault="00A528BB">
      <w:pPr>
        <w:pStyle w:val="Textbody"/>
        <w:spacing w:before="29" w:after="29" w:line="480" w:lineRule="auto"/>
        <w:jc w:val="both"/>
        <w:rPr>
          <w:rStyle w:val="Pogrubienie"/>
          <w:rFonts w:ascii="Times New Roman" w:hAnsi="Times New Roman" w:cs="Times New Roman"/>
          <w:lang w:val="la-Latn"/>
        </w:rPr>
      </w:pPr>
      <w:r w:rsidRPr="005C13A3">
        <w:rPr>
          <w:rFonts w:ascii="Times New Roman" w:hAnsi="Times New Roman" w:cs="Times New Roman"/>
          <w:noProof/>
          <w:lang w:eastAsia="en-US"/>
        </w:rPr>
        <w:pict>
          <v:shape id="Obraz 2" o:spid="_x0000_i1028" type="#_x0000_t75" style="width:470.25pt;height:194.25pt;visibility:visible" filled="t">
            <v:imagedata r:id="rId13" o:title="" croptop="-233f" cropbottom="-233f" cropleft="-77f" cropright="-77f"/>
          </v:shape>
        </w:pict>
      </w:r>
    </w:p>
    <w:p w:rsidR="00773982" w:rsidRPr="0080032F" w:rsidRDefault="00773982">
      <w:pPr>
        <w:pStyle w:val="Textbody"/>
        <w:spacing w:before="29" w:after="29" w:line="480" w:lineRule="auto"/>
        <w:jc w:val="both"/>
        <w:rPr>
          <w:rFonts w:ascii="Times New Roman" w:hAnsi="Times New Roman" w:cs="Times New Roman"/>
          <w:lang w:val="pl-PL"/>
        </w:rPr>
      </w:pPr>
      <w:r w:rsidRPr="0080032F">
        <w:rPr>
          <w:rStyle w:val="Pogrubienie"/>
          <w:rFonts w:ascii="Times New Roman" w:hAnsi="Times New Roman" w:cs="Times New Roman"/>
          <w:lang w:val="la-Latn"/>
        </w:rPr>
        <w:t xml:space="preserve">Fig. </w:t>
      </w:r>
      <w:r w:rsidRPr="0080032F">
        <w:rPr>
          <w:rStyle w:val="Pogrubienie"/>
          <w:rFonts w:ascii="Times New Roman" w:hAnsi="Times New Roman" w:cs="Times New Roman"/>
          <w:lang w:val="pl-PL"/>
        </w:rPr>
        <w:t>4</w:t>
      </w:r>
      <w:r w:rsidRPr="0080032F">
        <w:rPr>
          <w:rStyle w:val="Pogrubienie"/>
          <w:rFonts w:ascii="Times New Roman" w:hAnsi="Times New Roman" w:cs="Times New Roman"/>
          <w:lang w:val="la-Latn"/>
        </w:rPr>
        <w:t>.</w:t>
      </w:r>
      <w:r w:rsidRPr="0080032F">
        <w:rPr>
          <w:rStyle w:val="Pogrubienie"/>
          <w:rFonts w:ascii="Times New Roman" w:hAnsi="Times New Roman" w:cs="Times New Roman"/>
          <w:b w:val="0"/>
          <w:bCs w:val="0"/>
          <w:lang w:val="la-Latn"/>
        </w:rPr>
        <w:t xml:space="preserve"> Wykres ordynacji RDA dla stadium sukcesji jako dyskretnej zmiennej objaśniającej. </w:t>
      </w:r>
      <w:r w:rsidRPr="0080032F">
        <w:rPr>
          <w:rStyle w:val="Pogrubienie"/>
          <w:rFonts w:ascii="Times New Roman" w:hAnsi="Times New Roman" w:cs="Times New Roman"/>
          <w:b w:val="0"/>
          <w:bCs w:val="0"/>
          <w:lang w:val="la-Latn"/>
        </w:rPr>
        <w:br/>
        <w:t xml:space="preserve">W celu lepszej wizualizacji punkty zostały naniesione osobno dla poszczególnych grup troficznych. </w:t>
      </w:r>
    </w:p>
    <w:p w:rsidR="00773982" w:rsidRPr="0080032F" w:rsidRDefault="00773982">
      <w:pPr>
        <w:pStyle w:val="Textbody"/>
        <w:spacing w:before="29" w:after="29" w:line="480" w:lineRule="auto"/>
        <w:jc w:val="both"/>
        <w:rPr>
          <w:rFonts w:ascii="Times New Roman" w:hAnsi="Times New Roman" w:cs="Times New Roman"/>
          <w:lang w:val="pl-PL"/>
        </w:rPr>
      </w:pPr>
    </w:p>
    <w:p w:rsidR="00773982" w:rsidRPr="0080032F" w:rsidRDefault="00773982">
      <w:pPr>
        <w:spacing w:before="29" w:after="29" w:line="480" w:lineRule="auto"/>
        <w:jc w:val="both"/>
        <w:rPr>
          <w:rFonts w:ascii="Times New Roman" w:hAnsi="Times New Roman" w:cs="Times New Roman"/>
          <w:sz w:val="24"/>
          <w:szCs w:val="24"/>
        </w:rPr>
      </w:pPr>
      <w:r w:rsidRPr="0080032F">
        <w:rPr>
          <w:rFonts w:ascii="Times New Roman" w:hAnsi="Times New Roman" w:cs="Times New Roman"/>
          <w:i/>
          <w:iCs/>
          <w:sz w:val="24"/>
          <w:szCs w:val="24"/>
          <w:lang w:val="la-Latn"/>
        </w:rPr>
        <w:t>3</w:t>
      </w:r>
      <w:r w:rsidRPr="0080032F">
        <w:rPr>
          <w:rFonts w:ascii="Times New Roman" w:hAnsi="Times New Roman" w:cs="Times New Roman"/>
          <w:sz w:val="24"/>
          <w:szCs w:val="24"/>
          <w:lang w:val="la-Latn"/>
        </w:rPr>
        <w:t>.</w:t>
      </w:r>
      <w:r w:rsidRPr="0080032F">
        <w:rPr>
          <w:rFonts w:ascii="Times New Roman" w:hAnsi="Times New Roman" w:cs="Times New Roman"/>
          <w:i/>
          <w:iCs/>
          <w:sz w:val="24"/>
          <w:szCs w:val="24"/>
          <w:lang w:val="la-Latn"/>
        </w:rPr>
        <w:t>4 Zmiany ß – różnorodności w trakcie sukcesyjnych przekształceń</w:t>
      </w:r>
    </w:p>
    <w:p w:rsidR="00773982" w:rsidRPr="0080032F" w:rsidRDefault="00773982">
      <w:pPr>
        <w:pStyle w:val="Textbody"/>
        <w:spacing w:before="29" w:after="29" w:line="480" w:lineRule="auto"/>
        <w:ind w:firstLine="720"/>
        <w:jc w:val="both"/>
        <w:rPr>
          <w:rFonts w:ascii="Times New Roman" w:hAnsi="Times New Roman" w:cs="Times New Roman"/>
          <w:lang w:val="pl-PL"/>
        </w:rPr>
      </w:pPr>
      <w:r w:rsidRPr="0080032F">
        <w:rPr>
          <w:rFonts w:ascii="Times New Roman" w:hAnsi="Times New Roman" w:cs="Times New Roman"/>
          <w:lang w:val="la-Latn"/>
        </w:rPr>
        <w:t xml:space="preserve">Prędkość wymiany gatunków (balance component of </w:t>
      </w:r>
      <w:r w:rsidRPr="0080032F">
        <w:rPr>
          <w:rFonts w:ascii="Times New Roman" w:hAnsi="Times New Roman" w:cs="Times New Roman"/>
          <w:i/>
          <w:iCs/>
          <w:lang w:val="la-Latn"/>
        </w:rPr>
        <w:t>ß – diversity</w:t>
      </w:r>
      <w:r w:rsidRPr="0080032F">
        <w:rPr>
          <w:rFonts w:ascii="Times New Roman" w:hAnsi="Times New Roman" w:cs="Times New Roman"/>
          <w:lang w:val="la-Latn"/>
        </w:rPr>
        <w:t>) dla roślinożernych żądłówek była stała (brak różnic przy porównaniach stadiów I i II oraz II i III), natomiast różniła się dla gatunków drapieżnych i kleptopasożytniczych</w:t>
      </w:r>
      <w:bookmarkStart w:id="15" w:name="rstudio_console_output9"/>
      <w:bookmarkEnd w:id="15"/>
      <w:r w:rsidRPr="0080032F">
        <w:rPr>
          <w:rFonts w:ascii="Times New Roman" w:hAnsi="Times New Roman" w:cs="Times New Roman"/>
          <w:lang w:val="la-Latn"/>
        </w:rPr>
        <w:t>. W przypadku drapieżców, prędkość wymiany gatunków rosła, a kleptopasożytów spadała (Table 2</w:t>
      </w:r>
      <w:r w:rsidRPr="004173FC">
        <w:rPr>
          <w:rFonts w:ascii="Times New Roman" w:hAnsi="Times New Roman" w:cs="Times New Roman"/>
          <w:b/>
          <w:bCs/>
          <w:lang w:val="la-Latn"/>
        </w:rPr>
        <w:t>,</w:t>
      </w:r>
      <w:r w:rsidRPr="0080032F">
        <w:rPr>
          <w:rFonts w:ascii="Times New Roman" w:hAnsi="Times New Roman" w:cs="Times New Roman"/>
          <w:lang w:val="la-Latn"/>
        </w:rPr>
        <w:t xml:space="preserve"> Fig. </w:t>
      </w:r>
      <w:r w:rsidRPr="0080032F">
        <w:rPr>
          <w:rFonts w:ascii="Times New Roman" w:hAnsi="Times New Roman" w:cs="Times New Roman"/>
          <w:lang w:val="pl-PL"/>
        </w:rPr>
        <w:t>5</w:t>
      </w:r>
      <w:r w:rsidRPr="0080032F">
        <w:rPr>
          <w:rFonts w:ascii="Times New Roman" w:hAnsi="Times New Roman" w:cs="Times New Roman"/>
          <w:lang w:val="la-Latn"/>
        </w:rPr>
        <w:t>). Natomiast zmiany związane z reorganizacją struktury dominacji (gradient component) były niewielkie i stałe dla wszystkich trzech grup Aculeata (</w:t>
      </w:r>
      <w:commentRangeStart w:id="16"/>
      <w:r w:rsidRPr="0080032F">
        <w:rPr>
          <w:rFonts w:ascii="Times New Roman" w:hAnsi="Times New Roman" w:cs="Times New Roman"/>
          <w:lang w:val="la-Latn"/>
        </w:rPr>
        <w:t>Supplementary figure XXX</w:t>
      </w:r>
      <w:commentRangeEnd w:id="16"/>
      <w:r w:rsidRPr="0080032F">
        <w:rPr>
          <w:rStyle w:val="Odwoaniedokomentarza"/>
          <w:rFonts w:ascii="Calibri" w:hAnsi="Calibri" w:cs="Calibri"/>
          <w:kern w:val="0"/>
          <w:lang w:val="pl-PL"/>
        </w:rPr>
        <w:commentReference w:id="16"/>
      </w:r>
      <w:r w:rsidRPr="0080032F">
        <w:rPr>
          <w:rFonts w:ascii="Times New Roman" w:hAnsi="Times New Roman" w:cs="Times New Roman"/>
          <w:lang w:val="la-Latn"/>
        </w:rPr>
        <w:t>).</w:t>
      </w:r>
    </w:p>
    <w:p w:rsidR="00773982" w:rsidRPr="0080032F" w:rsidRDefault="00773982">
      <w:pPr>
        <w:pStyle w:val="Textbody"/>
        <w:spacing w:before="29" w:after="29" w:line="480" w:lineRule="auto"/>
        <w:jc w:val="both"/>
        <w:rPr>
          <w:rFonts w:ascii="Times New Roman" w:hAnsi="Times New Roman" w:cs="Times New Roman"/>
          <w:lang w:val="la-Latn"/>
        </w:rPr>
      </w:pPr>
    </w:p>
    <w:p w:rsidR="00773982" w:rsidRPr="0080032F" w:rsidRDefault="00773982">
      <w:pPr>
        <w:pStyle w:val="Textbody"/>
        <w:spacing w:before="29" w:after="29" w:line="480" w:lineRule="auto"/>
        <w:jc w:val="both"/>
        <w:rPr>
          <w:rFonts w:ascii="Times New Roman" w:hAnsi="Times New Roman" w:cs="Times New Roman"/>
          <w:lang w:val="la-Latn"/>
        </w:rPr>
      </w:pPr>
    </w:p>
    <w:p w:rsidR="00773982" w:rsidRPr="0080032F" w:rsidRDefault="00773982">
      <w:pPr>
        <w:pStyle w:val="Textbody"/>
        <w:spacing w:before="29" w:after="29" w:line="480" w:lineRule="auto"/>
        <w:jc w:val="both"/>
        <w:rPr>
          <w:rFonts w:ascii="Times New Roman" w:hAnsi="Times New Roman" w:cs="Times New Roman"/>
          <w:lang w:val="la-Latn"/>
        </w:rPr>
      </w:pPr>
    </w:p>
    <w:p w:rsidR="00773982" w:rsidRPr="0080032F" w:rsidRDefault="00773982">
      <w:pPr>
        <w:pStyle w:val="Textbody"/>
        <w:keepNext/>
        <w:spacing w:before="29" w:after="29" w:line="480" w:lineRule="auto"/>
        <w:jc w:val="both"/>
        <w:rPr>
          <w:rFonts w:ascii="Times New Roman" w:hAnsi="Times New Roman" w:cs="Times New Roman"/>
        </w:rPr>
      </w:pPr>
      <w:r w:rsidRPr="0080032F">
        <w:rPr>
          <w:rFonts w:ascii="Times New Roman" w:hAnsi="Times New Roman" w:cs="Times New Roman"/>
          <w:b/>
          <w:bCs/>
          <w:lang w:val="la-Latn"/>
        </w:rPr>
        <w:lastRenderedPageBreak/>
        <w:t>Table 2.</w:t>
      </w:r>
      <w:r w:rsidRPr="0080032F">
        <w:rPr>
          <w:rFonts w:ascii="Times New Roman" w:hAnsi="Times New Roman" w:cs="Times New Roman"/>
          <w:lang w:val="la-Latn"/>
        </w:rPr>
        <w:t xml:space="preserve"> Estimated fixed effecet parameter values for beta GLM model of species turnover rates between successional stages depending on Aculeata trophic grou</w:t>
      </w:r>
      <w:r w:rsidRPr="0080032F">
        <w:rPr>
          <w:rFonts w:ascii="Times New Roman" w:hAnsi="Times New Roman" w:cs="Times New Roman"/>
        </w:rPr>
        <w:t>p</w:t>
      </w:r>
      <w:r w:rsidRPr="0080032F">
        <w:rPr>
          <w:rFonts w:ascii="Times New Roman" w:hAnsi="Times New Roman" w:cs="Times New Roman"/>
          <w:lang w:val="la-Latn"/>
        </w:rPr>
        <w:t xml:space="preserve">s. </w:t>
      </w:r>
    </w:p>
    <w:tbl>
      <w:tblPr>
        <w:tblW w:w="0" w:type="auto"/>
        <w:jc w:val="center"/>
        <w:tblLayout w:type="fixed"/>
        <w:tblCellMar>
          <w:left w:w="70" w:type="dxa"/>
          <w:right w:w="70" w:type="dxa"/>
        </w:tblCellMar>
        <w:tblLook w:val="0000"/>
      </w:tblPr>
      <w:tblGrid>
        <w:gridCol w:w="1220"/>
        <w:gridCol w:w="1480"/>
        <w:gridCol w:w="1220"/>
        <w:gridCol w:w="1420"/>
        <w:gridCol w:w="1220"/>
        <w:gridCol w:w="1220"/>
      </w:tblGrid>
      <w:tr w:rsidR="009846CF" w:rsidRPr="0080032F">
        <w:trPr>
          <w:trHeight w:val="255"/>
          <w:jc w:val="center"/>
        </w:trPr>
        <w:tc>
          <w:tcPr>
            <w:tcW w:w="1220" w:type="dxa"/>
            <w:tcBorders>
              <w:top w:val="single" w:sz="4" w:space="0" w:color="000000"/>
              <w:left w:val="nil"/>
              <w:bottom w:val="single" w:sz="4" w:space="0" w:color="000000"/>
              <w:right w:val="nil"/>
            </w:tcBorders>
            <w:vAlign w:val="bottom"/>
          </w:tcPr>
          <w:p w:rsidR="00773982" w:rsidRPr="0080032F" w:rsidRDefault="00773982">
            <w:pPr>
              <w:pStyle w:val="Nagwek5"/>
              <w:jc w:val="both"/>
            </w:pPr>
            <w:r w:rsidRPr="0080032F">
              <w:rPr>
                <w:lang w:val="la-Latn"/>
              </w:rPr>
              <w:t>Component</w:t>
            </w:r>
          </w:p>
        </w:tc>
        <w:tc>
          <w:tcPr>
            <w:tcW w:w="1480" w:type="dxa"/>
            <w:tcBorders>
              <w:top w:val="single" w:sz="4" w:space="0" w:color="000000"/>
              <w:left w:val="nil"/>
              <w:bottom w:val="single" w:sz="4" w:space="0" w:color="000000"/>
              <w:right w:val="nil"/>
            </w:tcBorders>
            <w:vAlign w:val="bottom"/>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Group</w:t>
            </w:r>
          </w:p>
        </w:tc>
        <w:tc>
          <w:tcPr>
            <w:tcW w:w="1220" w:type="dxa"/>
            <w:tcBorders>
              <w:top w:val="single" w:sz="4" w:space="0" w:color="000000"/>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Prediction</w:t>
            </w:r>
          </w:p>
        </w:tc>
        <w:tc>
          <w:tcPr>
            <w:tcW w:w="1420" w:type="dxa"/>
            <w:tcBorders>
              <w:top w:val="single" w:sz="4" w:space="0" w:color="000000"/>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Lower 95% CI</w:t>
            </w:r>
          </w:p>
        </w:tc>
        <w:tc>
          <w:tcPr>
            <w:tcW w:w="1220" w:type="dxa"/>
            <w:tcBorders>
              <w:top w:val="single" w:sz="4" w:space="0" w:color="000000"/>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Upper CI</w:t>
            </w:r>
          </w:p>
        </w:tc>
        <w:tc>
          <w:tcPr>
            <w:tcW w:w="1220" w:type="dxa"/>
            <w:tcBorders>
              <w:top w:val="single" w:sz="4" w:space="0" w:color="000000"/>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Stage</w:t>
            </w:r>
          </w:p>
        </w:tc>
      </w:tr>
      <w:tr w:rsidR="009846CF" w:rsidRPr="0080032F">
        <w:trPr>
          <w:cantSplit/>
          <w:trHeight w:val="255"/>
          <w:jc w:val="center"/>
        </w:trPr>
        <w:tc>
          <w:tcPr>
            <w:tcW w:w="1220" w:type="dxa"/>
            <w:vMerge w:val="restart"/>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Balanced</w:t>
            </w:r>
          </w:p>
        </w:tc>
        <w:tc>
          <w:tcPr>
            <w:tcW w:w="1480" w:type="dxa"/>
            <w:vMerge w:val="restart"/>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Herbivores</w:t>
            </w:r>
          </w:p>
        </w:tc>
        <w:tc>
          <w:tcPr>
            <w:tcW w:w="1220" w:type="dxa"/>
            <w:tcBorders>
              <w:top w:val="single" w:sz="4" w:space="0" w:color="000000"/>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0.576</w:t>
            </w:r>
          </w:p>
        </w:tc>
        <w:tc>
          <w:tcPr>
            <w:tcW w:w="1420" w:type="dxa"/>
            <w:tcBorders>
              <w:top w:val="single" w:sz="4" w:space="0" w:color="000000"/>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0.502</w:t>
            </w:r>
          </w:p>
        </w:tc>
        <w:tc>
          <w:tcPr>
            <w:tcW w:w="1220" w:type="dxa"/>
            <w:tcBorders>
              <w:top w:val="single" w:sz="4" w:space="0" w:color="000000"/>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0.647</w:t>
            </w:r>
          </w:p>
        </w:tc>
        <w:tc>
          <w:tcPr>
            <w:tcW w:w="1220" w:type="dxa"/>
            <w:tcBorders>
              <w:top w:val="single" w:sz="4" w:space="0" w:color="000000"/>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 vs II</w:t>
            </w:r>
          </w:p>
        </w:tc>
      </w:tr>
      <w:tr w:rsidR="009846CF" w:rsidRPr="0080032F">
        <w:trPr>
          <w:cantSplit/>
          <w:trHeight w:val="255"/>
          <w:jc w:val="center"/>
        </w:trPr>
        <w:tc>
          <w:tcPr>
            <w:tcW w:w="1220" w:type="dxa"/>
            <w:vMerge/>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p>
        </w:tc>
        <w:tc>
          <w:tcPr>
            <w:tcW w:w="1480" w:type="dxa"/>
            <w:vMerge/>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0.544</w:t>
            </w:r>
          </w:p>
        </w:tc>
        <w:tc>
          <w:tcPr>
            <w:tcW w:w="14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0.470</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0.616</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II vs III</w:t>
            </w:r>
          </w:p>
        </w:tc>
      </w:tr>
      <w:tr w:rsidR="009846CF" w:rsidRPr="0080032F">
        <w:trPr>
          <w:cantSplit/>
          <w:trHeight w:val="255"/>
          <w:jc w:val="center"/>
        </w:trPr>
        <w:tc>
          <w:tcPr>
            <w:tcW w:w="1220" w:type="dxa"/>
            <w:vMerge/>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p>
        </w:tc>
        <w:tc>
          <w:tcPr>
            <w:tcW w:w="1480" w:type="dxa"/>
            <w:vMerge w:val="restart"/>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Kleptoparasites</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0.719</w:t>
            </w:r>
          </w:p>
        </w:tc>
        <w:tc>
          <w:tcPr>
            <w:tcW w:w="14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0.655</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0.776</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 vs II</w:t>
            </w:r>
          </w:p>
        </w:tc>
      </w:tr>
      <w:tr w:rsidR="009846CF" w:rsidRPr="0080032F">
        <w:trPr>
          <w:cantSplit/>
          <w:trHeight w:val="255"/>
          <w:jc w:val="center"/>
        </w:trPr>
        <w:tc>
          <w:tcPr>
            <w:tcW w:w="1220" w:type="dxa"/>
            <w:vMerge/>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0.620</w:t>
            </w:r>
          </w:p>
        </w:tc>
        <w:tc>
          <w:tcPr>
            <w:tcW w:w="14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0.548</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0.687</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II vs III</w:t>
            </w:r>
          </w:p>
        </w:tc>
      </w:tr>
      <w:tr w:rsidR="009846CF" w:rsidRPr="0080032F">
        <w:trPr>
          <w:cantSplit/>
          <w:trHeight w:val="255"/>
          <w:jc w:val="center"/>
        </w:trPr>
        <w:tc>
          <w:tcPr>
            <w:tcW w:w="1220" w:type="dxa"/>
            <w:vMerge/>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val="restart"/>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Predators</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0.619</w:t>
            </w:r>
          </w:p>
        </w:tc>
        <w:tc>
          <w:tcPr>
            <w:tcW w:w="14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0.547</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0.687</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 vs II</w:t>
            </w:r>
          </w:p>
        </w:tc>
      </w:tr>
      <w:tr w:rsidR="009846CF" w:rsidRPr="0080032F">
        <w:trPr>
          <w:cantSplit/>
          <w:trHeight w:val="255"/>
          <w:jc w:val="center"/>
        </w:trPr>
        <w:tc>
          <w:tcPr>
            <w:tcW w:w="1220" w:type="dxa"/>
            <w:vMerge/>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220"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0.677</w:t>
            </w:r>
          </w:p>
        </w:tc>
        <w:tc>
          <w:tcPr>
            <w:tcW w:w="1420"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0.609</w:t>
            </w:r>
          </w:p>
        </w:tc>
        <w:tc>
          <w:tcPr>
            <w:tcW w:w="1220"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0.739</w:t>
            </w:r>
          </w:p>
        </w:tc>
        <w:tc>
          <w:tcPr>
            <w:tcW w:w="1220" w:type="dxa"/>
            <w:tcBorders>
              <w:top w:val="nil"/>
              <w:left w:val="nil"/>
              <w:bottom w:val="single" w:sz="4" w:space="0" w:color="000000"/>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II vs III</w:t>
            </w:r>
          </w:p>
        </w:tc>
      </w:tr>
      <w:tr w:rsidR="009846CF" w:rsidRPr="0080032F">
        <w:trPr>
          <w:cantSplit/>
          <w:trHeight w:val="255"/>
          <w:jc w:val="center"/>
        </w:trPr>
        <w:tc>
          <w:tcPr>
            <w:tcW w:w="1220" w:type="dxa"/>
            <w:vMerge w:val="restart"/>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Gradient</w:t>
            </w:r>
          </w:p>
        </w:tc>
        <w:tc>
          <w:tcPr>
            <w:tcW w:w="1480" w:type="dxa"/>
            <w:vMerge w:val="restart"/>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Herbivores</w:t>
            </w:r>
          </w:p>
        </w:tc>
        <w:tc>
          <w:tcPr>
            <w:tcW w:w="1220" w:type="dxa"/>
            <w:tcBorders>
              <w:top w:val="single" w:sz="4" w:space="0" w:color="000000"/>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0.034</w:t>
            </w:r>
          </w:p>
        </w:tc>
        <w:tc>
          <w:tcPr>
            <w:tcW w:w="1420" w:type="dxa"/>
            <w:tcBorders>
              <w:top w:val="single" w:sz="4" w:space="0" w:color="000000"/>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0.025</w:t>
            </w:r>
          </w:p>
        </w:tc>
        <w:tc>
          <w:tcPr>
            <w:tcW w:w="1220" w:type="dxa"/>
            <w:tcBorders>
              <w:top w:val="single" w:sz="4" w:space="0" w:color="000000"/>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0.047</w:t>
            </w:r>
          </w:p>
        </w:tc>
        <w:tc>
          <w:tcPr>
            <w:tcW w:w="1220" w:type="dxa"/>
            <w:tcBorders>
              <w:top w:val="single" w:sz="4" w:space="0" w:color="000000"/>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 vs II</w:t>
            </w:r>
          </w:p>
        </w:tc>
      </w:tr>
      <w:tr w:rsidR="009846CF" w:rsidRPr="0080032F">
        <w:trPr>
          <w:cantSplit/>
          <w:trHeight w:val="255"/>
          <w:jc w:val="center"/>
        </w:trPr>
        <w:tc>
          <w:tcPr>
            <w:tcW w:w="1220" w:type="dxa"/>
            <w:vMerge/>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0.036</w:t>
            </w:r>
          </w:p>
        </w:tc>
        <w:tc>
          <w:tcPr>
            <w:tcW w:w="14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0.026</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0.050</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II vs III</w:t>
            </w:r>
          </w:p>
        </w:tc>
      </w:tr>
      <w:tr w:rsidR="009846CF" w:rsidRPr="0080032F">
        <w:trPr>
          <w:cantSplit/>
          <w:trHeight w:val="255"/>
          <w:jc w:val="center"/>
        </w:trPr>
        <w:tc>
          <w:tcPr>
            <w:tcW w:w="1220" w:type="dxa"/>
            <w:vMerge/>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val="restart"/>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Kleptoparasites</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0.036</w:t>
            </w:r>
          </w:p>
        </w:tc>
        <w:tc>
          <w:tcPr>
            <w:tcW w:w="14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0.026</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0.049</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 vs II</w:t>
            </w:r>
          </w:p>
        </w:tc>
      </w:tr>
      <w:tr w:rsidR="009846CF" w:rsidRPr="0080032F">
        <w:trPr>
          <w:cantSplit/>
          <w:trHeight w:val="255"/>
          <w:jc w:val="center"/>
        </w:trPr>
        <w:tc>
          <w:tcPr>
            <w:tcW w:w="1220" w:type="dxa"/>
            <w:vMerge/>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0.035</w:t>
            </w:r>
          </w:p>
        </w:tc>
        <w:tc>
          <w:tcPr>
            <w:tcW w:w="14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0.025</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0.047</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II vs III</w:t>
            </w:r>
          </w:p>
        </w:tc>
      </w:tr>
      <w:tr w:rsidR="009846CF" w:rsidRPr="0080032F">
        <w:trPr>
          <w:cantSplit/>
          <w:trHeight w:val="255"/>
          <w:jc w:val="center"/>
        </w:trPr>
        <w:tc>
          <w:tcPr>
            <w:tcW w:w="1220" w:type="dxa"/>
            <w:vMerge/>
            <w:tcBorders>
              <w:top w:val="single" w:sz="4" w:space="0" w:color="000000"/>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val="restart"/>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Predators</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0.037</w:t>
            </w:r>
          </w:p>
        </w:tc>
        <w:tc>
          <w:tcPr>
            <w:tcW w:w="14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0.027</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0.051</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 vs II</w:t>
            </w:r>
          </w:p>
        </w:tc>
      </w:tr>
      <w:tr w:rsidR="009846CF" w:rsidRPr="0080032F">
        <w:trPr>
          <w:cantSplit/>
          <w:trHeight w:val="255"/>
          <w:jc w:val="center"/>
        </w:trPr>
        <w:tc>
          <w:tcPr>
            <w:tcW w:w="1220" w:type="dxa"/>
            <w:vMerge/>
            <w:tcBorders>
              <w:top w:val="single" w:sz="4" w:space="0" w:color="000000"/>
              <w:left w:val="nil"/>
              <w:bottom w:val="single" w:sz="4" w:space="0" w:color="000000"/>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tcBorders>
              <w:top w:val="nil"/>
              <w:left w:val="nil"/>
              <w:bottom w:val="single" w:sz="4" w:space="0" w:color="auto"/>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220" w:type="dxa"/>
            <w:tcBorders>
              <w:top w:val="nil"/>
              <w:left w:val="nil"/>
              <w:bottom w:val="single" w:sz="4" w:space="0" w:color="auto"/>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0.037</w:t>
            </w:r>
          </w:p>
        </w:tc>
        <w:tc>
          <w:tcPr>
            <w:tcW w:w="1420" w:type="dxa"/>
            <w:tcBorders>
              <w:top w:val="nil"/>
              <w:left w:val="nil"/>
              <w:bottom w:val="single" w:sz="4" w:space="0" w:color="auto"/>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0.027</w:t>
            </w:r>
          </w:p>
        </w:tc>
        <w:tc>
          <w:tcPr>
            <w:tcW w:w="1220" w:type="dxa"/>
            <w:tcBorders>
              <w:top w:val="nil"/>
              <w:left w:val="nil"/>
              <w:bottom w:val="single" w:sz="4" w:space="0" w:color="auto"/>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0.051</w:t>
            </w:r>
          </w:p>
        </w:tc>
        <w:tc>
          <w:tcPr>
            <w:tcW w:w="1220" w:type="dxa"/>
            <w:tcBorders>
              <w:top w:val="nil"/>
              <w:left w:val="nil"/>
              <w:bottom w:val="single" w:sz="4" w:space="0" w:color="auto"/>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II vs III</w:t>
            </w:r>
          </w:p>
        </w:tc>
      </w:tr>
      <w:tr w:rsidR="009846CF" w:rsidRPr="0080032F">
        <w:trPr>
          <w:cantSplit/>
          <w:trHeight w:val="255"/>
          <w:jc w:val="center"/>
        </w:trPr>
        <w:tc>
          <w:tcPr>
            <w:tcW w:w="1220" w:type="dxa"/>
            <w:vMerge w:val="restart"/>
            <w:tcBorders>
              <w:top w:val="single" w:sz="4" w:space="0" w:color="000000"/>
              <w:left w:val="nil"/>
              <w:bottom w:val="single" w:sz="4" w:space="0" w:color="auto"/>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Bray-Curtis</w:t>
            </w:r>
          </w:p>
        </w:tc>
        <w:tc>
          <w:tcPr>
            <w:tcW w:w="1480" w:type="dxa"/>
            <w:vMerge w:val="restart"/>
            <w:tcBorders>
              <w:top w:val="single" w:sz="4" w:space="0" w:color="auto"/>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Herbivores</w:t>
            </w:r>
          </w:p>
        </w:tc>
        <w:tc>
          <w:tcPr>
            <w:tcW w:w="1220" w:type="dxa"/>
            <w:tcBorders>
              <w:top w:val="single" w:sz="4" w:space="0" w:color="auto"/>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0.608</w:t>
            </w:r>
          </w:p>
        </w:tc>
        <w:tc>
          <w:tcPr>
            <w:tcW w:w="1420" w:type="dxa"/>
            <w:tcBorders>
              <w:top w:val="single" w:sz="4" w:space="0" w:color="auto"/>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0.535</w:t>
            </w:r>
          </w:p>
        </w:tc>
        <w:tc>
          <w:tcPr>
            <w:tcW w:w="1220" w:type="dxa"/>
            <w:tcBorders>
              <w:top w:val="single" w:sz="4" w:space="0" w:color="auto"/>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0.677</w:t>
            </w:r>
          </w:p>
        </w:tc>
        <w:tc>
          <w:tcPr>
            <w:tcW w:w="1220" w:type="dxa"/>
            <w:tcBorders>
              <w:top w:val="single" w:sz="4" w:space="0" w:color="auto"/>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 vs II</w:t>
            </w:r>
          </w:p>
        </w:tc>
      </w:tr>
      <w:tr w:rsidR="009846CF" w:rsidRPr="0080032F">
        <w:trPr>
          <w:cantSplit/>
          <w:trHeight w:val="255"/>
          <w:jc w:val="center"/>
        </w:trPr>
        <w:tc>
          <w:tcPr>
            <w:tcW w:w="1220" w:type="dxa"/>
            <w:vMerge/>
            <w:tcBorders>
              <w:top w:val="single" w:sz="4" w:space="0" w:color="000000"/>
              <w:left w:val="nil"/>
              <w:bottom w:val="single" w:sz="4" w:space="0" w:color="auto"/>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0.575</w:t>
            </w:r>
          </w:p>
        </w:tc>
        <w:tc>
          <w:tcPr>
            <w:tcW w:w="14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0.502</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0.646</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II vs III</w:t>
            </w:r>
          </w:p>
        </w:tc>
      </w:tr>
      <w:tr w:rsidR="009846CF" w:rsidRPr="0080032F">
        <w:trPr>
          <w:cantSplit/>
          <w:trHeight w:val="255"/>
          <w:jc w:val="center"/>
        </w:trPr>
        <w:tc>
          <w:tcPr>
            <w:tcW w:w="1220" w:type="dxa"/>
            <w:vMerge/>
            <w:tcBorders>
              <w:top w:val="single" w:sz="4" w:space="0" w:color="000000"/>
              <w:left w:val="nil"/>
              <w:bottom w:val="single" w:sz="4" w:space="0" w:color="auto"/>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val="restart"/>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Kleptoparasites</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0.754</w:t>
            </w:r>
          </w:p>
        </w:tc>
        <w:tc>
          <w:tcPr>
            <w:tcW w:w="14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0.694</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0.806</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 vs II</w:t>
            </w:r>
          </w:p>
        </w:tc>
      </w:tr>
      <w:tr w:rsidR="009846CF" w:rsidRPr="0080032F">
        <w:trPr>
          <w:cantSplit/>
          <w:trHeight w:val="255"/>
          <w:jc w:val="center"/>
        </w:trPr>
        <w:tc>
          <w:tcPr>
            <w:tcW w:w="1220" w:type="dxa"/>
            <w:vMerge/>
            <w:tcBorders>
              <w:top w:val="single" w:sz="4" w:space="0" w:color="000000"/>
              <w:left w:val="nil"/>
              <w:bottom w:val="single" w:sz="4" w:space="0" w:color="auto"/>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0.658</w:t>
            </w:r>
          </w:p>
        </w:tc>
        <w:tc>
          <w:tcPr>
            <w:tcW w:w="14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0.588</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0.721</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II vs III</w:t>
            </w:r>
          </w:p>
        </w:tc>
      </w:tr>
      <w:tr w:rsidR="009846CF" w:rsidRPr="0080032F">
        <w:trPr>
          <w:cantSplit/>
          <w:trHeight w:val="255"/>
          <w:jc w:val="center"/>
        </w:trPr>
        <w:tc>
          <w:tcPr>
            <w:tcW w:w="1220" w:type="dxa"/>
            <w:vMerge/>
            <w:tcBorders>
              <w:top w:val="single" w:sz="4" w:space="0" w:color="000000"/>
              <w:left w:val="nil"/>
              <w:bottom w:val="single" w:sz="4" w:space="0" w:color="auto"/>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val="restart"/>
            <w:tcBorders>
              <w:top w:val="nil"/>
              <w:left w:val="nil"/>
              <w:bottom w:val="nil"/>
              <w:right w:val="nil"/>
            </w:tcBorders>
            <w:vAlign w:val="center"/>
          </w:tcPr>
          <w:p w:rsidR="00773982" w:rsidRPr="0080032F" w:rsidRDefault="00773982">
            <w:pPr>
              <w:spacing w:after="0"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Predators</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0.659</w:t>
            </w:r>
          </w:p>
        </w:tc>
        <w:tc>
          <w:tcPr>
            <w:tcW w:w="14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0.589</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0.723</w:t>
            </w:r>
          </w:p>
        </w:tc>
        <w:tc>
          <w:tcPr>
            <w:tcW w:w="1220" w:type="dxa"/>
            <w:tcBorders>
              <w:top w:val="nil"/>
              <w:left w:val="nil"/>
              <w:bottom w:val="nil"/>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 vs II</w:t>
            </w:r>
          </w:p>
        </w:tc>
      </w:tr>
      <w:tr w:rsidR="009846CF" w:rsidRPr="0080032F">
        <w:trPr>
          <w:cantSplit/>
          <w:trHeight w:val="255"/>
          <w:jc w:val="center"/>
        </w:trPr>
        <w:tc>
          <w:tcPr>
            <w:tcW w:w="1220" w:type="dxa"/>
            <w:vMerge/>
            <w:tcBorders>
              <w:top w:val="single" w:sz="4" w:space="0" w:color="000000"/>
              <w:left w:val="nil"/>
              <w:bottom w:val="single" w:sz="4" w:space="0" w:color="auto"/>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480" w:type="dxa"/>
            <w:vMerge/>
            <w:tcBorders>
              <w:top w:val="nil"/>
              <w:left w:val="nil"/>
              <w:bottom w:val="single" w:sz="4" w:space="0" w:color="auto"/>
              <w:right w:val="nil"/>
            </w:tcBorders>
            <w:vAlign w:val="center"/>
          </w:tcPr>
          <w:p w:rsidR="00773982" w:rsidRPr="0080032F" w:rsidRDefault="00773982">
            <w:pPr>
              <w:spacing w:after="0" w:line="240" w:lineRule="auto"/>
              <w:jc w:val="both"/>
              <w:rPr>
                <w:rFonts w:ascii="Times New Roman" w:hAnsi="Times New Roman" w:cs="Times New Roman"/>
                <w:b/>
                <w:bCs/>
                <w:kern w:val="2"/>
                <w:sz w:val="20"/>
                <w:szCs w:val="20"/>
                <w:lang w:val="en-US"/>
              </w:rPr>
            </w:pPr>
          </w:p>
        </w:tc>
        <w:tc>
          <w:tcPr>
            <w:tcW w:w="1220" w:type="dxa"/>
            <w:tcBorders>
              <w:top w:val="nil"/>
              <w:left w:val="nil"/>
              <w:bottom w:val="single" w:sz="4" w:space="0" w:color="auto"/>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0.715</w:t>
            </w:r>
          </w:p>
        </w:tc>
        <w:tc>
          <w:tcPr>
            <w:tcW w:w="1420" w:type="dxa"/>
            <w:tcBorders>
              <w:top w:val="nil"/>
              <w:left w:val="nil"/>
              <w:bottom w:val="single" w:sz="4" w:space="0" w:color="auto"/>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0.650</w:t>
            </w:r>
          </w:p>
        </w:tc>
        <w:tc>
          <w:tcPr>
            <w:tcW w:w="1220" w:type="dxa"/>
            <w:tcBorders>
              <w:top w:val="nil"/>
              <w:left w:val="nil"/>
              <w:bottom w:val="single" w:sz="4" w:space="0" w:color="auto"/>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0.772</w:t>
            </w:r>
          </w:p>
        </w:tc>
        <w:tc>
          <w:tcPr>
            <w:tcW w:w="1220" w:type="dxa"/>
            <w:tcBorders>
              <w:top w:val="nil"/>
              <w:left w:val="nil"/>
              <w:bottom w:val="single" w:sz="4" w:space="0" w:color="auto"/>
              <w:right w:val="nil"/>
            </w:tcBorders>
            <w:vAlign w:val="bottom"/>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II vs III</w:t>
            </w:r>
          </w:p>
        </w:tc>
      </w:tr>
    </w:tbl>
    <w:p w:rsidR="00773982" w:rsidRPr="0080032F" w:rsidRDefault="00773982">
      <w:pPr>
        <w:pStyle w:val="Textbody"/>
        <w:spacing w:after="0" w:line="480" w:lineRule="auto"/>
        <w:jc w:val="both"/>
        <w:rPr>
          <w:rFonts w:ascii="Times New Roman" w:hAnsi="Times New Roman" w:cs="Times New Roman"/>
          <w:lang w:val="la-Latn"/>
        </w:rPr>
      </w:pPr>
    </w:p>
    <w:p w:rsidR="00773982" w:rsidRPr="0080032F" w:rsidRDefault="005C13A3">
      <w:pPr>
        <w:pStyle w:val="Textbody"/>
        <w:spacing w:before="29" w:after="120" w:line="480" w:lineRule="auto"/>
        <w:jc w:val="both"/>
        <w:rPr>
          <w:rFonts w:ascii="Times New Roman" w:hAnsi="Times New Roman" w:cs="Times New Roman"/>
        </w:rPr>
      </w:pPr>
      <w:r w:rsidRPr="005C13A3">
        <w:rPr>
          <w:noProof/>
          <w:lang w:eastAsia="en-US"/>
        </w:rPr>
        <w:pict>
          <v:shape id="Obraz 3" o:spid="_x0000_s1026" type="#_x0000_t75" style="position:absolute;left:0;text-align:left;margin-left:0;margin-top:0;width:452.95pt;height:196.2pt;z-index:251658240;visibility:visible;mso-wrap-distance-left:0;mso-wrap-distance-right:0;mso-position-horizontal:center;mso-position-vertical:top" filled="t">
            <v:imagedata r:id="rId14" o:title="" croptop="-136f" cropbottom="-136f" cropleft="-56f" cropright="-56f"/>
            <w10:wrap type="topAndBottom"/>
          </v:shape>
        </w:pict>
      </w:r>
      <w:r w:rsidR="00773982" w:rsidRPr="0080032F">
        <w:rPr>
          <w:rFonts w:ascii="Times New Roman" w:hAnsi="Times New Roman" w:cs="Times New Roman"/>
          <w:b/>
          <w:bCs/>
          <w:lang w:val="la-Latn"/>
        </w:rPr>
        <w:t xml:space="preserve">Fig. </w:t>
      </w:r>
      <w:r w:rsidR="00773982" w:rsidRPr="0080032F">
        <w:rPr>
          <w:rFonts w:ascii="Times New Roman" w:hAnsi="Times New Roman" w:cs="Times New Roman"/>
          <w:b/>
          <w:bCs/>
        </w:rPr>
        <w:t>5</w:t>
      </w:r>
      <w:r w:rsidR="00773982" w:rsidRPr="0080032F">
        <w:rPr>
          <w:rFonts w:ascii="Times New Roman" w:hAnsi="Times New Roman" w:cs="Times New Roman"/>
          <w:b/>
          <w:bCs/>
          <w:lang w:val="la-Latn"/>
        </w:rPr>
        <w:t>.</w:t>
      </w:r>
      <w:r w:rsidR="00773982" w:rsidRPr="0080032F">
        <w:rPr>
          <w:rFonts w:ascii="Times New Roman" w:hAnsi="Times New Roman" w:cs="Times New Roman"/>
          <w:lang w:val="la-Latn"/>
        </w:rPr>
        <w:t xml:space="preserve"> Mean and 95% CI for the balanced component of ß – diversity for the three trophic Aculaeta groups at two transitional stages I vs II and II vs III. Solid lines indicate statistical significance of the mean differences. Points indicate empirical values. </w:t>
      </w:r>
    </w:p>
    <w:p w:rsidR="00773982" w:rsidRPr="0080032F" w:rsidRDefault="00773982">
      <w:pPr>
        <w:spacing w:before="29" w:after="29" w:line="480" w:lineRule="auto"/>
        <w:jc w:val="both"/>
        <w:rPr>
          <w:rFonts w:ascii="Times New Roman" w:hAnsi="Times New Roman" w:cs="Times New Roman"/>
          <w:sz w:val="24"/>
          <w:szCs w:val="24"/>
        </w:rPr>
      </w:pPr>
      <w:r w:rsidRPr="0080032F">
        <w:rPr>
          <w:rFonts w:ascii="Times New Roman" w:hAnsi="Times New Roman" w:cs="Times New Roman"/>
          <w:i/>
          <w:iCs/>
          <w:sz w:val="24"/>
          <w:szCs w:val="24"/>
          <w:lang w:val="la-Latn"/>
        </w:rPr>
        <w:t>3</w:t>
      </w:r>
      <w:r w:rsidRPr="0080032F">
        <w:rPr>
          <w:rFonts w:ascii="Times New Roman" w:hAnsi="Times New Roman" w:cs="Times New Roman"/>
          <w:sz w:val="24"/>
          <w:szCs w:val="24"/>
          <w:lang w:val="la-Latn"/>
        </w:rPr>
        <w:t>.</w:t>
      </w:r>
      <w:r w:rsidRPr="0080032F">
        <w:rPr>
          <w:rFonts w:ascii="Times New Roman" w:hAnsi="Times New Roman" w:cs="Times New Roman"/>
          <w:i/>
          <w:iCs/>
          <w:sz w:val="24"/>
          <w:szCs w:val="24"/>
          <w:lang w:val="la-Latn"/>
        </w:rPr>
        <w:t>5</w:t>
      </w:r>
      <w:r w:rsidRPr="0080032F">
        <w:rPr>
          <w:rFonts w:ascii="Times New Roman" w:hAnsi="Times New Roman" w:cs="Times New Roman"/>
          <w:sz w:val="24"/>
          <w:szCs w:val="24"/>
          <w:lang w:val="la-Latn"/>
        </w:rPr>
        <w:t>.</w:t>
      </w:r>
      <w:r w:rsidRPr="0080032F">
        <w:rPr>
          <w:rFonts w:ascii="Times New Roman" w:hAnsi="Times New Roman" w:cs="Times New Roman"/>
          <w:i/>
          <w:iCs/>
          <w:sz w:val="24"/>
          <w:szCs w:val="24"/>
          <w:lang w:val="la-Latn"/>
        </w:rPr>
        <w:t xml:space="preserve"> Gatunki charakterystyczne dla poszczególnych stadiów sukcesyjnych</w:t>
      </w:r>
    </w:p>
    <w:p w:rsidR="00773982" w:rsidRPr="0080032F" w:rsidRDefault="00773982">
      <w:pPr>
        <w:pStyle w:val="Tekstpodstawowy31"/>
        <w:suppressAutoHyphens w:val="0"/>
        <w:spacing w:before="29" w:after="29" w:line="480" w:lineRule="auto"/>
        <w:ind w:firstLine="720"/>
        <w:rPr>
          <w:rFonts w:ascii="Times New Roman" w:hAnsi="Times New Roman"/>
        </w:rPr>
      </w:pPr>
      <w:r w:rsidRPr="0080032F">
        <w:rPr>
          <w:rFonts w:ascii="Times New Roman" w:hAnsi="Times New Roman"/>
          <w:lang w:val="la-Latn"/>
        </w:rPr>
        <w:t xml:space="preserve">Wykazaliśmy 41 gatunki indykatorowe, z czego 15 w obrębie roślinożerców, 21 w obrębie drapieżców oraz pięć gatunków indykatorowych w przypadku kleptopasożytów </w:t>
      </w:r>
      <w:r w:rsidRPr="0080032F">
        <w:rPr>
          <w:rFonts w:ascii="Times New Roman" w:hAnsi="Times New Roman"/>
          <w:lang w:val="la-Latn"/>
        </w:rPr>
        <w:lastRenderedPageBreak/>
        <w:t>(Table 3). Największą liczbę gatunków indykatorowych odnotowaliśmy w pośrednim stadium sukcesji (17 gatunków), natomiast w stadium wczesnym i późnym liczba wykazanych indykatorów wyniosła odpowiednio 10 i 14 gatunków. W pośrednim stadium sukcesji przeważały gatunki roślinożerne (58.8%) a w stadium wczesnym i późnym drapieżne (odpowiednio 80% i 71.4%) (Table 3). We evaluated the original 3x3 table of 41 indicator species and find significant relationship between successional stage and given group (G</w:t>
      </w:r>
      <w:r w:rsidRPr="0080032F">
        <w:rPr>
          <w:rFonts w:ascii="Times New Roman" w:hAnsi="Times New Roman"/>
          <w:vertAlign w:val="superscript"/>
          <w:lang w:val="la-Latn"/>
        </w:rPr>
        <w:t>2</w:t>
      </w:r>
      <w:r w:rsidRPr="0080032F">
        <w:rPr>
          <w:rFonts w:ascii="Times New Roman" w:hAnsi="Times New Roman"/>
          <w:lang w:val="la-Latn"/>
        </w:rPr>
        <w:t>=</w:t>
      </w:r>
      <w:bookmarkStart w:id="17" w:name="rstudio_console_output11"/>
      <w:bookmarkEnd w:id="17"/>
      <w:r w:rsidRPr="0080032F">
        <w:rPr>
          <w:rFonts w:ascii="Times New Roman" w:hAnsi="Times New Roman"/>
          <w:lang w:val="la-Latn"/>
        </w:rPr>
        <w:t xml:space="preserve"> 15.453, df = 4, </w:t>
      </w:r>
      <w:r w:rsidRPr="0080032F">
        <w:rPr>
          <w:rFonts w:ascii="Times New Roman" w:hAnsi="Times New Roman"/>
          <w:i/>
          <w:iCs/>
          <w:lang w:val="la-Latn"/>
        </w:rPr>
        <w:t>p</w:t>
      </w:r>
      <w:r w:rsidRPr="0080032F">
        <w:rPr>
          <w:rFonts w:ascii="Times New Roman" w:hAnsi="Times New Roman"/>
          <w:lang w:val="la-Latn"/>
        </w:rPr>
        <w:t xml:space="preserve"> = 0.004). Herbivore and kleptoparasitic species had similar pattern of characteristic species thorough the successional stages, with a highest proportion of [</w:t>
      </w:r>
      <w:commentRangeStart w:id="18"/>
      <w:r w:rsidRPr="0080032F">
        <w:rPr>
          <w:rFonts w:ascii="Times New Roman" w:hAnsi="Times New Roman"/>
          <w:lang w:val="la-Latn"/>
        </w:rPr>
        <w:t>...</w:t>
      </w:r>
      <w:commentRangeEnd w:id="18"/>
      <w:r w:rsidRPr="0080032F">
        <w:rPr>
          <w:rStyle w:val="Odwoaniedokomentarza"/>
          <w:sz w:val="24"/>
          <w:szCs w:val="24"/>
        </w:rPr>
        <w:commentReference w:id="18"/>
      </w:r>
      <w:r w:rsidRPr="0080032F">
        <w:rPr>
          <w:rFonts w:ascii="Times New Roman" w:hAnsi="Times New Roman"/>
          <w:lang w:val="la-Latn"/>
        </w:rPr>
        <w:t>] indicator species in the middle stage (G</w:t>
      </w:r>
      <w:r w:rsidRPr="0080032F">
        <w:rPr>
          <w:rFonts w:ascii="Times New Roman" w:hAnsi="Times New Roman"/>
          <w:vertAlign w:val="superscript"/>
          <w:lang w:val="la-Latn"/>
        </w:rPr>
        <w:t xml:space="preserve">2 </w:t>
      </w:r>
      <w:r w:rsidRPr="0080032F">
        <w:rPr>
          <w:rFonts w:ascii="Times New Roman" w:hAnsi="Times New Roman"/>
          <w:lang w:val="la-Latn"/>
        </w:rPr>
        <w:t>=</w:t>
      </w:r>
      <w:bookmarkStart w:id="19" w:name="rstudio_console_output12"/>
      <w:bookmarkEnd w:id="19"/>
      <w:r w:rsidRPr="0080032F">
        <w:rPr>
          <w:rFonts w:ascii="Times New Roman" w:hAnsi="Times New Roman"/>
          <w:lang w:val="la-Latn"/>
        </w:rPr>
        <w:t xml:space="preserve"> 1.243, df = 2, </w:t>
      </w:r>
      <w:r w:rsidRPr="0080032F">
        <w:rPr>
          <w:rFonts w:ascii="Times New Roman" w:hAnsi="Times New Roman"/>
          <w:i/>
          <w:iCs/>
          <w:lang w:val="la-Latn"/>
        </w:rPr>
        <w:t>p</w:t>
      </w:r>
      <w:r w:rsidRPr="0080032F">
        <w:rPr>
          <w:rFonts w:ascii="Times New Roman" w:hAnsi="Times New Roman"/>
          <w:lang w:val="la-Latn"/>
        </w:rPr>
        <w:t xml:space="preserve"> = 0.537). In contrast, predators had the proportion of indicator species significantly higher in early (</w:t>
      </w:r>
      <w:bookmarkStart w:id="20" w:name="rstudio_console_output14"/>
      <w:bookmarkEnd w:id="20"/>
      <w:r w:rsidRPr="0080032F">
        <w:rPr>
          <w:rFonts w:ascii="Times New Roman" w:hAnsi="Times New Roman"/>
          <w:lang w:val="la-Latn"/>
        </w:rPr>
        <w:t>G</w:t>
      </w:r>
      <w:r w:rsidRPr="0080032F">
        <w:rPr>
          <w:rFonts w:ascii="Times New Roman" w:hAnsi="Times New Roman"/>
          <w:vertAlign w:val="superscript"/>
          <w:lang w:val="la-Latn"/>
        </w:rPr>
        <w:t xml:space="preserve">2 </w:t>
      </w:r>
      <w:r w:rsidRPr="0080032F">
        <w:rPr>
          <w:rFonts w:ascii="Times New Roman" w:hAnsi="Times New Roman"/>
          <w:lang w:val="la-Latn"/>
        </w:rPr>
        <w:t xml:space="preserve">= 4.640, df = 1, </w:t>
      </w:r>
      <w:r w:rsidRPr="0080032F">
        <w:rPr>
          <w:rFonts w:ascii="Times New Roman" w:hAnsi="Times New Roman"/>
          <w:i/>
          <w:iCs/>
          <w:lang w:val="la-Latn"/>
        </w:rPr>
        <w:t>p</w:t>
      </w:r>
      <w:r w:rsidRPr="0080032F">
        <w:rPr>
          <w:rFonts w:ascii="Times New Roman" w:hAnsi="Times New Roman"/>
          <w:lang w:val="la-Latn"/>
        </w:rPr>
        <w:t xml:space="preserve"> = 0.031) and late successional stage (</w:t>
      </w:r>
      <w:bookmarkStart w:id="21" w:name="rstudio_console_output13"/>
      <w:bookmarkEnd w:id="21"/>
      <w:r w:rsidRPr="0080032F">
        <w:rPr>
          <w:rFonts w:ascii="Times New Roman" w:hAnsi="Times New Roman"/>
          <w:lang w:val="la-Latn"/>
        </w:rPr>
        <w:t>G</w:t>
      </w:r>
      <w:r w:rsidRPr="0080032F">
        <w:rPr>
          <w:rFonts w:ascii="Times New Roman" w:hAnsi="Times New Roman"/>
          <w:vertAlign w:val="superscript"/>
          <w:lang w:val="la-Latn"/>
        </w:rPr>
        <w:t xml:space="preserve">2 </w:t>
      </w:r>
      <w:r w:rsidRPr="0080032F">
        <w:rPr>
          <w:rFonts w:ascii="Times New Roman" w:hAnsi="Times New Roman"/>
          <w:lang w:val="la-Latn"/>
        </w:rPr>
        <w:t xml:space="preserve">= 9.569, df = 1, </w:t>
      </w:r>
      <w:r w:rsidRPr="0080032F">
        <w:rPr>
          <w:rFonts w:ascii="Times New Roman" w:hAnsi="Times New Roman"/>
          <w:i/>
          <w:iCs/>
          <w:lang w:val="la-Latn"/>
        </w:rPr>
        <w:t>p</w:t>
      </w:r>
      <w:r w:rsidRPr="0080032F">
        <w:rPr>
          <w:rFonts w:ascii="Times New Roman" w:hAnsi="Times New Roman"/>
          <w:lang w:val="la-Latn"/>
        </w:rPr>
        <w:t xml:space="preserve"> = 0.002) [</w:t>
      </w:r>
      <w:commentRangeStart w:id="22"/>
      <w:r w:rsidRPr="0080032F">
        <w:rPr>
          <w:rFonts w:ascii="Times New Roman" w:hAnsi="Times New Roman"/>
          <w:lang w:val="la-Latn"/>
        </w:rPr>
        <w:t xml:space="preserve">... and ... </w:t>
      </w:r>
      <w:commentRangeEnd w:id="22"/>
      <w:r w:rsidRPr="0080032F">
        <w:rPr>
          <w:rStyle w:val="Odwoaniedokomentarza"/>
          <w:sz w:val="24"/>
          <w:szCs w:val="24"/>
        </w:rPr>
        <w:commentReference w:id="22"/>
      </w:r>
      <w:r w:rsidRPr="0080032F">
        <w:rPr>
          <w:rFonts w:ascii="Times New Roman" w:hAnsi="Times New Roman"/>
          <w:lang w:val="la-Latn"/>
        </w:rPr>
        <w:t>species respectively].</w:t>
      </w:r>
    </w:p>
    <w:p w:rsidR="00773982" w:rsidRPr="0080032F" w:rsidRDefault="00773982">
      <w:pPr>
        <w:pStyle w:val="Tekstpodstawowy31"/>
        <w:suppressAutoHyphens w:val="0"/>
        <w:spacing w:before="29" w:after="29" w:line="480" w:lineRule="auto"/>
        <w:rPr>
          <w:lang w:val="la-Latn"/>
        </w:rPr>
      </w:pPr>
    </w:p>
    <w:p w:rsidR="00773982" w:rsidRPr="0080032F" w:rsidRDefault="00773982">
      <w:pPr>
        <w:pStyle w:val="Textbody"/>
        <w:spacing w:before="29" w:after="29" w:line="480" w:lineRule="auto"/>
        <w:jc w:val="both"/>
        <w:rPr>
          <w:rFonts w:ascii="Times New Roman" w:hAnsi="Times New Roman" w:cs="Times New Roman"/>
          <w:lang w:val="pl-PL"/>
        </w:rPr>
      </w:pPr>
      <w:r w:rsidRPr="0080032F">
        <w:rPr>
          <w:rFonts w:ascii="Times New Roman" w:hAnsi="Times New Roman" w:cs="Times New Roman"/>
          <w:b/>
          <w:bCs/>
          <w:lang w:val="la-Latn"/>
        </w:rPr>
        <w:t>Table 3.</w:t>
      </w:r>
      <w:r w:rsidRPr="0080032F">
        <w:rPr>
          <w:rFonts w:ascii="Times New Roman" w:hAnsi="Times New Roman" w:cs="Times New Roman"/>
          <w:lang w:val="la-Latn"/>
        </w:rPr>
        <w:t xml:space="preserve"> Powiązania poszczególnych gatunków Aculeata ze stadium sukcesji. </w:t>
      </w:r>
    </w:p>
    <w:tbl>
      <w:tblPr>
        <w:tblW w:w="0" w:type="auto"/>
        <w:jc w:val="center"/>
        <w:tblLayout w:type="fixed"/>
        <w:tblCellMar>
          <w:left w:w="28" w:type="dxa"/>
          <w:right w:w="28" w:type="dxa"/>
        </w:tblCellMar>
        <w:tblLook w:val="0000"/>
      </w:tblPr>
      <w:tblGrid>
        <w:gridCol w:w="758"/>
        <w:gridCol w:w="1597"/>
        <w:gridCol w:w="2655"/>
        <w:gridCol w:w="1036"/>
        <w:gridCol w:w="1036"/>
      </w:tblGrid>
      <w:tr w:rsidR="009846CF" w:rsidRPr="0080032F">
        <w:trPr>
          <w:trHeight w:val="287"/>
          <w:tblHeader/>
          <w:jc w:val="center"/>
        </w:trPr>
        <w:tc>
          <w:tcPr>
            <w:tcW w:w="758" w:type="dxa"/>
            <w:tcBorders>
              <w:top w:val="single" w:sz="4" w:space="0" w:color="000000"/>
              <w:left w:val="nil"/>
              <w:bottom w:val="single" w:sz="4" w:space="0" w:color="000000"/>
              <w:right w:val="nil"/>
            </w:tcBorders>
            <w:vAlign w:val="center"/>
          </w:tcPr>
          <w:p w:rsidR="00773982" w:rsidRPr="0080032F" w:rsidRDefault="00773982">
            <w:pPr>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Stage</w:t>
            </w:r>
          </w:p>
        </w:tc>
        <w:tc>
          <w:tcPr>
            <w:tcW w:w="1597" w:type="dxa"/>
            <w:tcBorders>
              <w:top w:val="single" w:sz="4" w:space="0" w:color="000000"/>
              <w:left w:val="nil"/>
              <w:bottom w:val="single" w:sz="4" w:space="0" w:color="000000"/>
              <w:right w:val="nil"/>
            </w:tcBorders>
            <w:vAlign w:val="center"/>
          </w:tcPr>
          <w:p w:rsidR="00773982" w:rsidRPr="0080032F" w:rsidRDefault="00773982">
            <w:pPr>
              <w:spacing w:before="29" w:after="29" w:line="240" w:lineRule="auto"/>
              <w:rPr>
                <w:rFonts w:ascii="Times New Roman" w:hAnsi="Times New Roman" w:cs="Times New Roman"/>
                <w:sz w:val="20"/>
                <w:szCs w:val="20"/>
              </w:rPr>
            </w:pPr>
            <w:r w:rsidRPr="0080032F">
              <w:rPr>
                <w:rFonts w:ascii="Times New Roman" w:hAnsi="Times New Roman" w:cs="Times New Roman"/>
                <w:sz w:val="20"/>
                <w:szCs w:val="20"/>
                <w:lang w:val="la-Latn"/>
              </w:rPr>
              <w:t>Aculeata</w:t>
            </w:r>
          </w:p>
        </w:tc>
        <w:tc>
          <w:tcPr>
            <w:tcW w:w="2655" w:type="dxa"/>
            <w:tcBorders>
              <w:top w:val="single" w:sz="4" w:space="0" w:color="000000"/>
              <w:left w:val="nil"/>
              <w:bottom w:val="single" w:sz="4" w:space="0" w:color="000000"/>
              <w:right w:val="nil"/>
            </w:tcBorders>
            <w:vAlign w:val="center"/>
          </w:tcPr>
          <w:p w:rsidR="00773982" w:rsidRPr="0080032F" w:rsidRDefault="00773982">
            <w:pPr>
              <w:spacing w:before="29" w:after="29" w:line="240" w:lineRule="auto"/>
              <w:rPr>
                <w:rFonts w:ascii="Times New Roman" w:hAnsi="Times New Roman" w:cs="Times New Roman"/>
                <w:sz w:val="20"/>
                <w:szCs w:val="20"/>
              </w:rPr>
            </w:pPr>
            <w:bookmarkStart w:id="23" w:name="RANGE_C1_2525252525252525253AE42"/>
            <w:r w:rsidRPr="0080032F">
              <w:rPr>
                <w:rFonts w:ascii="Times New Roman" w:hAnsi="Times New Roman" w:cs="Times New Roman"/>
                <w:sz w:val="20"/>
                <w:szCs w:val="20"/>
                <w:lang w:val="la-Latn"/>
              </w:rPr>
              <w:t>Species</w:t>
            </w:r>
            <w:bookmarkEnd w:id="23"/>
          </w:p>
        </w:tc>
        <w:tc>
          <w:tcPr>
            <w:tcW w:w="1036" w:type="dxa"/>
            <w:tcBorders>
              <w:top w:val="single" w:sz="4" w:space="0" w:color="000000"/>
              <w:left w:val="nil"/>
              <w:bottom w:val="single" w:sz="4" w:space="0" w:color="000000"/>
              <w:right w:val="nil"/>
            </w:tcBorders>
            <w:vAlign w:val="center"/>
          </w:tcPr>
          <w:p w:rsidR="00773982" w:rsidRPr="0080032F" w:rsidRDefault="00773982">
            <w:pPr>
              <w:spacing w:before="29" w:after="29" w:line="240" w:lineRule="auto"/>
              <w:jc w:val="center"/>
              <w:rPr>
                <w:rFonts w:ascii="Times New Roman" w:hAnsi="Times New Roman" w:cs="Times New Roman"/>
                <w:i/>
                <w:iCs/>
                <w:sz w:val="20"/>
                <w:szCs w:val="20"/>
              </w:rPr>
            </w:pPr>
            <w:r w:rsidRPr="0080032F">
              <w:rPr>
                <w:rFonts w:ascii="Times New Roman" w:hAnsi="Times New Roman" w:cs="Times New Roman"/>
                <w:i/>
                <w:iCs/>
                <w:sz w:val="20"/>
                <w:szCs w:val="20"/>
                <w:lang w:val="la-Latn"/>
              </w:rPr>
              <w:t>IndVal</w:t>
            </w:r>
          </w:p>
        </w:tc>
        <w:tc>
          <w:tcPr>
            <w:tcW w:w="1036" w:type="dxa"/>
            <w:tcBorders>
              <w:top w:val="single" w:sz="4" w:space="0" w:color="000000"/>
              <w:left w:val="nil"/>
              <w:bottom w:val="single" w:sz="4" w:space="0" w:color="000000"/>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i/>
                <w:iCs/>
                <w:sz w:val="20"/>
                <w:szCs w:val="20"/>
                <w:lang w:val="la-Latn"/>
              </w:rPr>
              <w:t>p</w:t>
            </w:r>
          </w:p>
        </w:tc>
      </w:tr>
      <w:tr w:rsidR="009846CF" w:rsidRPr="0080032F">
        <w:trPr>
          <w:cantSplit/>
          <w:trHeight w:val="287"/>
          <w:jc w:val="center"/>
        </w:trPr>
        <w:tc>
          <w:tcPr>
            <w:tcW w:w="758" w:type="dxa"/>
            <w:vMerge w:val="restart"/>
            <w:tcBorders>
              <w:top w:val="nil"/>
              <w:left w:val="nil"/>
              <w:bottom w:val="single" w:sz="4" w:space="0" w:color="000000"/>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w:t>
            </w: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Crabro cribrarius</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0.77</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&lt; 0.001</w:t>
            </w:r>
          </w:p>
        </w:tc>
      </w:tr>
      <w:tr w:rsidR="009846CF" w:rsidRPr="0080032F">
        <w:trPr>
          <w:cantSplit/>
          <w:trHeight w:val="287"/>
          <w:jc w:val="center"/>
        </w:trPr>
        <w:tc>
          <w:tcPr>
            <w:tcW w:w="758" w:type="dxa"/>
            <w:vMerge/>
            <w:tcBorders>
              <w:top w:val="nil"/>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Tachysphex pompiliformis</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0.76</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&lt; 0.001</w:t>
            </w:r>
          </w:p>
        </w:tc>
      </w:tr>
      <w:tr w:rsidR="009846CF" w:rsidRPr="0080032F">
        <w:trPr>
          <w:cantSplit/>
          <w:trHeight w:val="287"/>
          <w:jc w:val="center"/>
        </w:trPr>
        <w:tc>
          <w:tcPr>
            <w:tcW w:w="758" w:type="dxa"/>
            <w:vMerge/>
            <w:tcBorders>
              <w:top w:val="nil"/>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Oxybelus bipunctatus</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0.66</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&lt; 0.001</w:t>
            </w:r>
          </w:p>
        </w:tc>
      </w:tr>
      <w:tr w:rsidR="009846CF" w:rsidRPr="0080032F">
        <w:trPr>
          <w:cantSplit/>
          <w:trHeight w:val="287"/>
          <w:jc w:val="center"/>
        </w:trPr>
        <w:tc>
          <w:tcPr>
            <w:tcW w:w="758" w:type="dxa"/>
            <w:vMerge/>
            <w:tcBorders>
              <w:top w:val="nil"/>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Lindenius pygmaeus</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0.63</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0.001</w:t>
            </w:r>
          </w:p>
        </w:tc>
      </w:tr>
      <w:tr w:rsidR="009846CF" w:rsidRPr="0080032F">
        <w:trPr>
          <w:cantSplit/>
          <w:trHeight w:val="287"/>
          <w:jc w:val="center"/>
        </w:trPr>
        <w:tc>
          <w:tcPr>
            <w:tcW w:w="758" w:type="dxa"/>
            <w:vMerge/>
            <w:tcBorders>
              <w:top w:val="nil"/>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Lindenius albilabris</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0.62</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0.016</w:t>
            </w:r>
          </w:p>
        </w:tc>
      </w:tr>
      <w:tr w:rsidR="009846CF" w:rsidRPr="0080032F">
        <w:trPr>
          <w:cantSplit/>
          <w:trHeight w:val="287"/>
          <w:jc w:val="center"/>
        </w:trPr>
        <w:tc>
          <w:tcPr>
            <w:tcW w:w="758" w:type="dxa"/>
            <w:vMerge/>
            <w:tcBorders>
              <w:top w:val="nil"/>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Andrena haemorrhoa</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0.56</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0.004</w:t>
            </w:r>
          </w:p>
        </w:tc>
      </w:tr>
      <w:tr w:rsidR="009846CF" w:rsidRPr="0080032F">
        <w:trPr>
          <w:cantSplit/>
          <w:trHeight w:val="287"/>
          <w:jc w:val="center"/>
        </w:trPr>
        <w:tc>
          <w:tcPr>
            <w:tcW w:w="758" w:type="dxa"/>
            <w:vMerge/>
            <w:tcBorders>
              <w:top w:val="nil"/>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Oxybelus trispinosus</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0.47</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0.011</w:t>
            </w:r>
          </w:p>
        </w:tc>
      </w:tr>
      <w:tr w:rsidR="009846CF" w:rsidRPr="0080032F">
        <w:trPr>
          <w:cantSplit/>
          <w:trHeight w:val="287"/>
          <w:jc w:val="center"/>
        </w:trPr>
        <w:tc>
          <w:tcPr>
            <w:tcW w:w="758" w:type="dxa"/>
            <w:vMerge/>
            <w:tcBorders>
              <w:top w:val="nil"/>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Andrena fulva</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0.41</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0.031</w:t>
            </w:r>
          </w:p>
        </w:tc>
      </w:tr>
      <w:tr w:rsidR="009846CF" w:rsidRPr="0080032F">
        <w:trPr>
          <w:cantSplit/>
          <w:trHeight w:val="287"/>
          <w:jc w:val="center"/>
        </w:trPr>
        <w:tc>
          <w:tcPr>
            <w:tcW w:w="758" w:type="dxa"/>
            <w:vMerge/>
            <w:tcBorders>
              <w:top w:val="nil"/>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Diodontus tristis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0.40</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0.011</w:t>
            </w:r>
          </w:p>
        </w:tc>
      </w:tr>
      <w:tr w:rsidR="009846CF" w:rsidRPr="0080032F">
        <w:trPr>
          <w:cantSplit/>
          <w:trHeight w:val="287"/>
          <w:jc w:val="center"/>
        </w:trPr>
        <w:tc>
          <w:tcPr>
            <w:tcW w:w="758" w:type="dxa"/>
            <w:vMerge/>
            <w:tcBorders>
              <w:top w:val="nil"/>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single" w:sz="4" w:space="0" w:color="000000"/>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single" w:sz="4" w:space="0" w:color="000000"/>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Entomognathus brevis </w:t>
            </w:r>
          </w:p>
        </w:tc>
        <w:tc>
          <w:tcPr>
            <w:tcW w:w="1036" w:type="dxa"/>
            <w:tcBorders>
              <w:top w:val="nil"/>
              <w:left w:val="nil"/>
              <w:bottom w:val="single" w:sz="4" w:space="0" w:color="000000"/>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0.30</w:t>
            </w:r>
          </w:p>
        </w:tc>
        <w:tc>
          <w:tcPr>
            <w:tcW w:w="1036" w:type="dxa"/>
            <w:tcBorders>
              <w:top w:val="nil"/>
              <w:left w:val="nil"/>
              <w:bottom w:val="single" w:sz="4" w:space="0" w:color="000000"/>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0.048</w:t>
            </w:r>
          </w:p>
        </w:tc>
      </w:tr>
      <w:tr w:rsidR="009846CF" w:rsidRPr="0080032F">
        <w:trPr>
          <w:cantSplit/>
          <w:trHeight w:val="287"/>
          <w:jc w:val="center"/>
        </w:trPr>
        <w:tc>
          <w:tcPr>
            <w:tcW w:w="758" w:type="dxa"/>
            <w:vMerge w:val="restart"/>
            <w:tcBorders>
              <w:top w:val="single" w:sz="4" w:space="0" w:color="000000"/>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II</w:t>
            </w: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Kleptoparasite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Epeolus variegatus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0.65</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&lt; 0.001</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Bombus pascuorum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0.60</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&lt; 0.001</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Tetraloniella salicariae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0.57</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0.031</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Cerceris quinquefasciata</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0.52</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0.018</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Andrena dorsata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0.51</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0.028</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Kleptoparasite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Sphecodes puncticeps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0.50</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0.002</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Kleptoparasite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Hedychrum niemeali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0.50</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0.001</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Megachile maritima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0.50</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0.038</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Tachytes panzeri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0.48</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0.004</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Anthidium punctatum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0.47</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0.015</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Bombus ruderarius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0.47</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0.047</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Halictus tumulorum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0.46</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0.039</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Anthophora furcata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0.43</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0.032</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Andrena thoracica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0.42</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0.007</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Cerceris ruficornis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0.40</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0.019</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Anthidium manicatum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0.40</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0.016</w:t>
            </w:r>
          </w:p>
        </w:tc>
      </w:tr>
      <w:tr w:rsidR="009846CF" w:rsidRPr="0080032F">
        <w:trPr>
          <w:cantSplit/>
          <w:trHeight w:val="287"/>
          <w:jc w:val="center"/>
        </w:trPr>
        <w:tc>
          <w:tcPr>
            <w:tcW w:w="758"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single" w:sz="4" w:space="0" w:color="000000"/>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Kleptoparasite</w:t>
            </w:r>
          </w:p>
        </w:tc>
        <w:tc>
          <w:tcPr>
            <w:tcW w:w="2655" w:type="dxa"/>
            <w:tcBorders>
              <w:top w:val="nil"/>
              <w:left w:val="nil"/>
              <w:bottom w:val="single" w:sz="4" w:space="0" w:color="000000"/>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Coelioxys quadridentata</w:t>
            </w:r>
          </w:p>
        </w:tc>
        <w:tc>
          <w:tcPr>
            <w:tcW w:w="1036" w:type="dxa"/>
            <w:tcBorders>
              <w:top w:val="nil"/>
              <w:left w:val="nil"/>
              <w:bottom w:val="single" w:sz="4" w:space="0" w:color="000000"/>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0.33</w:t>
            </w:r>
          </w:p>
        </w:tc>
        <w:tc>
          <w:tcPr>
            <w:tcW w:w="1036" w:type="dxa"/>
            <w:tcBorders>
              <w:top w:val="nil"/>
              <w:left w:val="nil"/>
              <w:bottom w:val="single" w:sz="4" w:space="0" w:color="000000"/>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0.028</w:t>
            </w:r>
          </w:p>
        </w:tc>
      </w:tr>
      <w:tr w:rsidR="009846CF" w:rsidRPr="0080032F">
        <w:trPr>
          <w:cantSplit/>
          <w:trHeight w:val="287"/>
          <w:jc w:val="center"/>
        </w:trPr>
        <w:tc>
          <w:tcPr>
            <w:tcW w:w="758" w:type="dxa"/>
            <w:vMerge w:val="restart"/>
            <w:tcBorders>
              <w:top w:val="single" w:sz="4" w:space="0" w:color="000000"/>
              <w:left w:val="nil"/>
              <w:bottom w:val="single" w:sz="4" w:space="0" w:color="000000"/>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III</w:t>
            </w: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Ectemnius rubicola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0.88</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&lt; 0.001</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Ectemnius confinis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0.88</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&lt; 0.001</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Ectemnius dives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0.78</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&lt; 0.001</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Ectemius continuus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0.72</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&lt; 0.001</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Trypoxylon deceptorium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0.70</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&lt; 0.001</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Ectemnius lapidarius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0.68</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&lt; 0.001</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Trypoxylon attenuatum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0.56</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0.003</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Pemphedron lethifer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0.54</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0.002</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Trypoxylon minus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0.52</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0.006</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Colletes fodiens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0.51</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0.037</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Predator</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Pemphredon inornatus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0.50</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0.002</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Lasioglossum lucidulum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0.39</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0.027</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Herbivore</w:t>
            </w:r>
          </w:p>
        </w:tc>
        <w:tc>
          <w:tcPr>
            <w:tcW w:w="2655" w:type="dxa"/>
            <w:tcBorders>
              <w:top w:val="nil"/>
              <w:left w:val="nil"/>
              <w:bottom w:val="nil"/>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Hylaeus confusus </w:t>
            </w:r>
          </w:p>
        </w:tc>
        <w:tc>
          <w:tcPr>
            <w:tcW w:w="1036" w:type="dxa"/>
            <w:tcBorders>
              <w:top w:val="nil"/>
              <w:left w:val="nil"/>
              <w:bottom w:val="nil"/>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0.36</w:t>
            </w:r>
          </w:p>
        </w:tc>
        <w:tc>
          <w:tcPr>
            <w:tcW w:w="1036" w:type="dxa"/>
            <w:tcBorders>
              <w:top w:val="nil"/>
              <w:left w:val="nil"/>
              <w:bottom w:val="nil"/>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0.027</w:t>
            </w:r>
          </w:p>
        </w:tc>
      </w:tr>
      <w:tr w:rsidR="009846CF" w:rsidRPr="0080032F">
        <w:trPr>
          <w:cantSplit/>
          <w:trHeight w:val="287"/>
          <w:jc w:val="center"/>
        </w:trPr>
        <w:tc>
          <w:tcPr>
            <w:tcW w:w="758" w:type="dxa"/>
            <w:vMerge/>
            <w:tcBorders>
              <w:top w:val="single" w:sz="4" w:space="0" w:color="000000"/>
              <w:left w:val="nil"/>
              <w:bottom w:val="single" w:sz="4" w:space="0" w:color="000000"/>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597" w:type="dxa"/>
            <w:tcBorders>
              <w:top w:val="nil"/>
              <w:left w:val="nil"/>
              <w:bottom w:val="single" w:sz="4" w:space="0" w:color="000000"/>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sz w:val="20"/>
                <w:szCs w:val="20"/>
                <w:lang w:val="la-Latn"/>
              </w:rPr>
              <w:t>Kleptoparasite</w:t>
            </w:r>
          </w:p>
        </w:tc>
        <w:tc>
          <w:tcPr>
            <w:tcW w:w="2655" w:type="dxa"/>
            <w:tcBorders>
              <w:top w:val="nil"/>
              <w:left w:val="nil"/>
              <w:bottom w:val="single" w:sz="4" w:space="0" w:color="000000"/>
              <w:right w:val="nil"/>
            </w:tcBorders>
            <w:vAlign w:val="center"/>
          </w:tcPr>
          <w:p w:rsidR="00773982" w:rsidRPr="0080032F" w:rsidRDefault="00773982">
            <w:pPr>
              <w:spacing w:before="29" w:after="29" w:line="240" w:lineRule="auto"/>
              <w:jc w:val="both"/>
              <w:rPr>
                <w:rFonts w:ascii="Times New Roman" w:hAnsi="Times New Roman" w:cs="Times New Roman"/>
                <w:sz w:val="20"/>
                <w:szCs w:val="20"/>
              </w:rPr>
            </w:pPr>
            <w:r w:rsidRPr="0080032F">
              <w:rPr>
                <w:rFonts w:ascii="Times New Roman" w:hAnsi="Times New Roman" w:cs="Times New Roman"/>
                <w:i/>
                <w:iCs/>
                <w:sz w:val="20"/>
                <w:szCs w:val="20"/>
                <w:lang w:val="la-Latn"/>
              </w:rPr>
              <w:t xml:space="preserve">Thyreus histrionicus </w:t>
            </w:r>
          </w:p>
        </w:tc>
        <w:tc>
          <w:tcPr>
            <w:tcW w:w="1036" w:type="dxa"/>
            <w:tcBorders>
              <w:top w:val="nil"/>
              <w:left w:val="nil"/>
              <w:bottom w:val="single" w:sz="4" w:space="0" w:color="000000"/>
              <w:right w:val="nil"/>
            </w:tcBorders>
            <w:vAlign w:val="center"/>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0.30</w:t>
            </w:r>
          </w:p>
        </w:tc>
        <w:tc>
          <w:tcPr>
            <w:tcW w:w="1036" w:type="dxa"/>
            <w:tcBorders>
              <w:top w:val="nil"/>
              <w:left w:val="nil"/>
              <w:bottom w:val="single" w:sz="4" w:space="0" w:color="000000"/>
              <w:right w:val="nil"/>
            </w:tcBorders>
          </w:tcPr>
          <w:p w:rsidR="00773982" w:rsidRPr="0080032F" w:rsidRDefault="00773982">
            <w:pPr>
              <w:spacing w:before="29" w:after="29"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rPr>
              <w:t>0.046</w:t>
            </w:r>
          </w:p>
        </w:tc>
      </w:tr>
    </w:tbl>
    <w:p w:rsidR="00773982" w:rsidRPr="0080032F" w:rsidRDefault="00773982" w:rsidP="00A528BB">
      <w:pPr>
        <w:spacing w:before="120" w:after="240" w:line="480" w:lineRule="auto"/>
        <w:jc w:val="both"/>
        <w:rPr>
          <w:rFonts w:ascii="Times New Roman" w:hAnsi="Times New Roman" w:cs="Times New Roman"/>
          <w:i/>
          <w:iCs/>
          <w:sz w:val="24"/>
          <w:szCs w:val="24"/>
          <w:lang w:val="la-Latn"/>
        </w:rPr>
      </w:pPr>
      <w:r w:rsidRPr="0080032F">
        <w:rPr>
          <w:rFonts w:ascii="Times New Roman" w:hAnsi="Times New Roman" w:cs="Times New Roman"/>
          <w:lang w:val="la-Latn"/>
        </w:rPr>
        <w:t xml:space="preserve">Zestawiono istotne statystycznie wartości indykatorowe </w:t>
      </w:r>
      <w:r w:rsidRPr="0080032F">
        <w:rPr>
          <w:rFonts w:ascii="Times New Roman" w:hAnsi="Times New Roman" w:cs="Times New Roman"/>
          <w:i/>
          <w:iCs/>
          <w:lang w:val="la-Latn"/>
        </w:rPr>
        <w:t>IndVal</w:t>
      </w:r>
      <w:r w:rsidRPr="0080032F">
        <w:rPr>
          <w:rFonts w:ascii="Times New Roman" w:hAnsi="Times New Roman" w:cs="Times New Roman"/>
          <w:lang w:val="la-Latn"/>
        </w:rPr>
        <w:t>&gt; 0.25. Stage succession: I – early, II – middle, III – late.</w:t>
      </w:r>
    </w:p>
    <w:p w:rsidR="00773982" w:rsidRPr="0080032F" w:rsidRDefault="00773982">
      <w:pPr>
        <w:spacing w:before="29" w:after="29" w:line="480" w:lineRule="auto"/>
        <w:jc w:val="both"/>
        <w:rPr>
          <w:rFonts w:ascii="Times New Roman" w:hAnsi="Times New Roman" w:cs="Times New Roman"/>
          <w:sz w:val="24"/>
          <w:szCs w:val="24"/>
        </w:rPr>
      </w:pPr>
      <w:r w:rsidRPr="0080032F">
        <w:rPr>
          <w:rFonts w:ascii="Times New Roman" w:hAnsi="Times New Roman" w:cs="Times New Roman"/>
          <w:i/>
          <w:iCs/>
          <w:sz w:val="24"/>
          <w:szCs w:val="24"/>
          <w:lang w:val="la-Latn"/>
        </w:rPr>
        <w:t>3</w:t>
      </w:r>
      <w:r w:rsidRPr="0080032F">
        <w:rPr>
          <w:rFonts w:ascii="Times New Roman" w:hAnsi="Times New Roman" w:cs="Times New Roman"/>
          <w:sz w:val="24"/>
          <w:szCs w:val="24"/>
          <w:lang w:val="la-Latn"/>
        </w:rPr>
        <w:t>.</w:t>
      </w:r>
      <w:r w:rsidRPr="0080032F">
        <w:rPr>
          <w:rFonts w:ascii="Times New Roman" w:hAnsi="Times New Roman" w:cs="Times New Roman"/>
          <w:i/>
          <w:iCs/>
          <w:sz w:val="24"/>
          <w:szCs w:val="24"/>
          <w:lang w:val="la-Latn"/>
        </w:rPr>
        <w:t>6</w:t>
      </w:r>
      <w:r w:rsidRPr="0080032F">
        <w:rPr>
          <w:rFonts w:ascii="Times New Roman" w:hAnsi="Times New Roman" w:cs="Times New Roman"/>
          <w:sz w:val="24"/>
          <w:szCs w:val="24"/>
          <w:lang w:val="la-Latn"/>
        </w:rPr>
        <w:t>.</w:t>
      </w:r>
      <w:r w:rsidRPr="0080032F">
        <w:rPr>
          <w:rFonts w:ascii="Times New Roman" w:hAnsi="Times New Roman" w:cs="Times New Roman"/>
          <w:i/>
          <w:iCs/>
          <w:sz w:val="24"/>
          <w:szCs w:val="24"/>
          <w:lang w:val="la-Latn"/>
        </w:rPr>
        <w:t xml:space="preserve"> Gatunki rzadkie i zagrożone w poszczególnych stadiach sukcesyjnych</w:t>
      </w:r>
    </w:p>
    <w:p w:rsidR="00773982" w:rsidRPr="0080032F" w:rsidRDefault="00773982">
      <w:pPr>
        <w:spacing w:before="29" w:after="29" w:line="480" w:lineRule="auto"/>
        <w:jc w:val="both"/>
        <w:rPr>
          <w:rFonts w:ascii="Times New Roman" w:hAnsi="Times New Roman" w:cs="Times New Roman"/>
          <w:sz w:val="24"/>
          <w:szCs w:val="24"/>
          <w:lang w:val="la-Latn"/>
        </w:rPr>
      </w:pPr>
      <w:r w:rsidRPr="0080032F">
        <w:rPr>
          <w:rFonts w:ascii="Times New Roman" w:hAnsi="Times New Roman" w:cs="Times New Roman"/>
          <w:sz w:val="24"/>
          <w:szCs w:val="24"/>
          <w:lang w:val="la-Latn"/>
        </w:rPr>
        <w:tab/>
        <w:t xml:space="preserve">Łączny udział gatunków rzadkich i zagrożonych wyniósł 20.22%. Dotyczyło to głównie roślinożerców (19.29% w obrębie grupy) oraz kleptopasożytów (23.81% w obrębie grupy). </w:t>
      </w:r>
      <w:commentRangeStart w:id="24"/>
      <w:r w:rsidRPr="0080032F">
        <w:rPr>
          <w:rFonts w:ascii="Times New Roman" w:hAnsi="Times New Roman" w:cs="Times New Roman"/>
          <w:sz w:val="24"/>
          <w:szCs w:val="24"/>
          <w:lang w:val="la-Latn"/>
        </w:rPr>
        <w:t xml:space="preserve">Dla skumulowanego zgrupowania żądłówek </w:t>
      </w:r>
      <w:commentRangeEnd w:id="24"/>
      <w:r w:rsidRPr="0080032F">
        <w:rPr>
          <w:rStyle w:val="Odwoaniedokomentarza"/>
          <w:sz w:val="24"/>
          <w:szCs w:val="24"/>
          <w:lang w:val="la-Latn"/>
        </w:rPr>
        <w:commentReference w:id="24"/>
      </w:r>
      <w:r w:rsidRPr="0080032F">
        <w:rPr>
          <w:rFonts w:ascii="Times New Roman" w:hAnsi="Times New Roman" w:cs="Times New Roman"/>
          <w:sz w:val="24"/>
          <w:szCs w:val="24"/>
          <w:lang w:val="la-Latn"/>
        </w:rPr>
        <w:t>oraz dla roślinożerców najwyższe prawdopodobieństwo stwierdzenia rzadkich i zagrożonych gatunków wykazaliśmy w drugim stadium sukcesji. W przypadku drapieżców, prawdopodobieństwo to było najwyższe w stadium drugim i trzecim. Wśród kleptopasożytów nie wykazaliśmy istotnych różnic pomiędzy poszczególnymi stadiami (Table 4, Fig. 6).</w:t>
      </w:r>
    </w:p>
    <w:p w:rsidR="00773982" w:rsidRPr="001E5BC9" w:rsidRDefault="00773982">
      <w:pPr>
        <w:spacing w:before="29" w:after="29" w:line="480" w:lineRule="auto"/>
        <w:jc w:val="both"/>
        <w:rPr>
          <w:rFonts w:ascii="Times New Roman" w:hAnsi="Times New Roman" w:cs="Times New Roman"/>
          <w:sz w:val="24"/>
          <w:szCs w:val="24"/>
        </w:rPr>
      </w:pPr>
    </w:p>
    <w:p w:rsidR="00773982" w:rsidRPr="0080032F" w:rsidRDefault="00773982">
      <w:pPr>
        <w:spacing w:before="29" w:after="29" w:line="480" w:lineRule="auto"/>
        <w:jc w:val="both"/>
        <w:rPr>
          <w:rFonts w:ascii="Times New Roman" w:hAnsi="Times New Roman" w:cs="Times New Roman"/>
          <w:sz w:val="24"/>
          <w:szCs w:val="24"/>
          <w:lang w:val="en-US"/>
        </w:rPr>
      </w:pPr>
      <w:r w:rsidRPr="0080032F">
        <w:rPr>
          <w:rFonts w:ascii="Times New Roman" w:hAnsi="Times New Roman" w:cs="Times New Roman"/>
          <w:b/>
          <w:bCs/>
          <w:sz w:val="24"/>
          <w:szCs w:val="24"/>
          <w:lang w:val="en-US"/>
        </w:rPr>
        <w:lastRenderedPageBreak/>
        <w:t>Table 4.</w:t>
      </w:r>
      <w:r w:rsidRPr="0080032F">
        <w:rPr>
          <w:rFonts w:ascii="Times New Roman" w:hAnsi="Times New Roman" w:cs="Times New Roman"/>
          <w:sz w:val="24"/>
          <w:szCs w:val="24"/>
          <w:lang w:val="en-US"/>
        </w:rPr>
        <w:t xml:space="preserve"> Parameter values for the binomial GLM evaluating proportion of individuals belonging to rare and endangered species at different successional stage and depending on Aculeata trophic group.</w:t>
      </w:r>
    </w:p>
    <w:tbl>
      <w:tblPr>
        <w:tblW w:w="0" w:type="auto"/>
        <w:jc w:val="center"/>
        <w:tblLayout w:type="fixed"/>
        <w:tblCellMar>
          <w:left w:w="70" w:type="dxa"/>
          <w:right w:w="70" w:type="dxa"/>
        </w:tblCellMar>
        <w:tblLook w:val="0000"/>
      </w:tblPr>
      <w:tblGrid>
        <w:gridCol w:w="1220"/>
        <w:gridCol w:w="1385"/>
        <w:gridCol w:w="1140"/>
        <w:gridCol w:w="580"/>
        <w:gridCol w:w="1240"/>
        <w:gridCol w:w="1420"/>
        <w:gridCol w:w="1400"/>
      </w:tblGrid>
      <w:tr w:rsidR="009846CF" w:rsidRPr="0080032F">
        <w:trPr>
          <w:trHeight w:val="255"/>
          <w:jc w:val="center"/>
        </w:trPr>
        <w:tc>
          <w:tcPr>
            <w:tcW w:w="1220" w:type="dxa"/>
            <w:tcBorders>
              <w:top w:val="single" w:sz="4" w:space="0" w:color="000000"/>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Stage</w:t>
            </w:r>
          </w:p>
        </w:tc>
        <w:tc>
          <w:tcPr>
            <w:tcW w:w="1385" w:type="dxa"/>
            <w:tcBorders>
              <w:top w:val="single" w:sz="4" w:space="0" w:color="000000"/>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Group</w:t>
            </w:r>
          </w:p>
        </w:tc>
        <w:tc>
          <w:tcPr>
            <w:tcW w:w="1140" w:type="dxa"/>
            <w:tcBorders>
              <w:top w:val="single" w:sz="4" w:space="0" w:color="000000"/>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Proportion</w:t>
            </w:r>
          </w:p>
        </w:tc>
        <w:tc>
          <w:tcPr>
            <w:tcW w:w="580" w:type="dxa"/>
            <w:tcBorders>
              <w:top w:val="single" w:sz="4" w:space="0" w:color="000000"/>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i/>
                <w:iCs/>
                <w:sz w:val="20"/>
                <w:szCs w:val="20"/>
              </w:rPr>
            </w:pPr>
            <w:r w:rsidRPr="0080032F">
              <w:rPr>
                <w:rFonts w:ascii="Times New Roman" w:hAnsi="Times New Roman" w:cs="Times New Roman"/>
                <w:i/>
                <w:iCs/>
                <w:sz w:val="20"/>
                <w:szCs w:val="20"/>
                <w:lang w:val="la-Latn" w:eastAsia="pl-PL"/>
              </w:rPr>
              <w:t>N</w:t>
            </w:r>
          </w:p>
        </w:tc>
        <w:tc>
          <w:tcPr>
            <w:tcW w:w="1240" w:type="dxa"/>
            <w:tcBorders>
              <w:top w:val="single" w:sz="4" w:space="0" w:color="000000"/>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SE</w:t>
            </w:r>
          </w:p>
        </w:tc>
        <w:tc>
          <w:tcPr>
            <w:tcW w:w="1420" w:type="dxa"/>
            <w:tcBorders>
              <w:top w:val="single" w:sz="4" w:space="0" w:color="000000"/>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Lower 95% CI</w:t>
            </w:r>
          </w:p>
        </w:tc>
        <w:tc>
          <w:tcPr>
            <w:tcW w:w="1400" w:type="dxa"/>
            <w:tcBorders>
              <w:top w:val="single" w:sz="4" w:space="0" w:color="000000"/>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Upper 95% CI</w:t>
            </w:r>
          </w:p>
        </w:tc>
      </w:tr>
      <w:tr w:rsidR="009846CF" w:rsidRPr="0080032F">
        <w:trPr>
          <w:cantSplit/>
          <w:trHeight w:val="255"/>
          <w:jc w:val="center"/>
        </w:trPr>
        <w:tc>
          <w:tcPr>
            <w:tcW w:w="122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I</w:t>
            </w:r>
          </w:p>
        </w:tc>
        <w:tc>
          <w:tcPr>
            <w:tcW w:w="1385" w:type="dxa"/>
            <w:vMerge w:val="restart"/>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Herbivores</w:t>
            </w:r>
          </w:p>
        </w:tc>
        <w:tc>
          <w:tcPr>
            <w:tcW w:w="114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0.074</w:t>
            </w:r>
          </w:p>
        </w:tc>
        <w:tc>
          <w:tcPr>
            <w:tcW w:w="58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1275</w:t>
            </w:r>
          </w:p>
        </w:tc>
        <w:tc>
          <w:tcPr>
            <w:tcW w:w="124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0.007</w:t>
            </w:r>
          </w:p>
        </w:tc>
        <w:tc>
          <w:tcPr>
            <w:tcW w:w="142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0.059</w:t>
            </w:r>
          </w:p>
        </w:tc>
        <w:tc>
          <w:tcPr>
            <w:tcW w:w="140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0.088</w:t>
            </w:r>
          </w:p>
        </w:tc>
      </w:tr>
      <w:tr w:rsidR="009846CF" w:rsidRPr="0080032F">
        <w:trPr>
          <w:cantSplit/>
          <w:trHeight w:val="255"/>
          <w:jc w:val="center"/>
        </w:trPr>
        <w:tc>
          <w:tcPr>
            <w:tcW w:w="122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II</w:t>
            </w:r>
          </w:p>
        </w:tc>
        <w:tc>
          <w:tcPr>
            <w:tcW w:w="1385" w:type="dxa"/>
            <w:vMerge/>
            <w:tcBorders>
              <w:top w:val="single" w:sz="4" w:space="0" w:color="000000"/>
              <w:left w:val="nil"/>
              <w:bottom w:val="nil"/>
              <w:right w:val="nil"/>
            </w:tcBorders>
            <w:vAlign w:val="center"/>
          </w:tcPr>
          <w:p w:rsidR="00773982" w:rsidRPr="0080032F" w:rsidRDefault="00773982">
            <w:pPr>
              <w:spacing w:line="240" w:lineRule="auto"/>
              <w:jc w:val="center"/>
              <w:rPr>
                <w:rFonts w:ascii="Times New Roman" w:hAnsi="Times New Roman" w:cs="Times New Roman"/>
                <w:sz w:val="20"/>
                <w:szCs w:val="20"/>
              </w:rPr>
            </w:pPr>
          </w:p>
        </w:tc>
        <w:tc>
          <w:tcPr>
            <w:tcW w:w="114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0.109</w:t>
            </w:r>
          </w:p>
        </w:tc>
        <w:tc>
          <w:tcPr>
            <w:tcW w:w="58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1478</w:t>
            </w:r>
          </w:p>
        </w:tc>
        <w:tc>
          <w:tcPr>
            <w:tcW w:w="124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0.006</w:t>
            </w:r>
          </w:p>
        </w:tc>
        <w:tc>
          <w:tcPr>
            <w:tcW w:w="142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0.097</w:t>
            </w:r>
          </w:p>
        </w:tc>
        <w:tc>
          <w:tcPr>
            <w:tcW w:w="140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0.120</w:t>
            </w:r>
          </w:p>
        </w:tc>
      </w:tr>
      <w:tr w:rsidR="009846CF" w:rsidRPr="0080032F">
        <w:trPr>
          <w:cantSplit/>
          <w:trHeight w:val="255"/>
          <w:jc w:val="center"/>
        </w:trPr>
        <w:tc>
          <w:tcPr>
            <w:tcW w:w="122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III</w:t>
            </w:r>
          </w:p>
        </w:tc>
        <w:tc>
          <w:tcPr>
            <w:tcW w:w="1385" w:type="dxa"/>
            <w:vMerge/>
            <w:tcBorders>
              <w:top w:val="single" w:sz="4" w:space="0" w:color="000000"/>
              <w:left w:val="nil"/>
              <w:bottom w:val="nil"/>
              <w:right w:val="nil"/>
            </w:tcBorders>
            <w:vAlign w:val="center"/>
          </w:tcPr>
          <w:p w:rsidR="00773982" w:rsidRPr="0080032F" w:rsidRDefault="00773982">
            <w:pPr>
              <w:spacing w:line="240" w:lineRule="auto"/>
              <w:jc w:val="center"/>
              <w:rPr>
                <w:rFonts w:ascii="Times New Roman" w:hAnsi="Times New Roman" w:cs="Times New Roman"/>
                <w:sz w:val="20"/>
                <w:szCs w:val="20"/>
              </w:rPr>
            </w:pPr>
          </w:p>
        </w:tc>
        <w:tc>
          <w:tcPr>
            <w:tcW w:w="114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0.054</w:t>
            </w:r>
          </w:p>
        </w:tc>
        <w:tc>
          <w:tcPr>
            <w:tcW w:w="58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2822</w:t>
            </w:r>
          </w:p>
        </w:tc>
        <w:tc>
          <w:tcPr>
            <w:tcW w:w="124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0.006</w:t>
            </w:r>
          </w:p>
        </w:tc>
        <w:tc>
          <w:tcPr>
            <w:tcW w:w="142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0.042</w:t>
            </w:r>
          </w:p>
        </w:tc>
        <w:tc>
          <w:tcPr>
            <w:tcW w:w="140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0.065</w:t>
            </w:r>
          </w:p>
        </w:tc>
      </w:tr>
      <w:tr w:rsidR="009846CF" w:rsidRPr="0080032F">
        <w:trPr>
          <w:cantSplit/>
          <w:trHeight w:val="255"/>
          <w:jc w:val="center"/>
        </w:trPr>
        <w:tc>
          <w:tcPr>
            <w:tcW w:w="122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I</w:t>
            </w:r>
          </w:p>
        </w:tc>
        <w:tc>
          <w:tcPr>
            <w:tcW w:w="1385" w:type="dxa"/>
            <w:vMerge w:val="restart"/>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Kleptoparasites</w:t>
            </w:r>
          </w:p>
        </w:tc>
        <w:tc>
          <w:tcPr>
            <w:tcW w:w="114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0.075</w:t>
            </w:r>
          </w:p>
        </w:tc>
        <w:tc>
          <w:tcPr>
            <w:tcW w:w="58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174</w:t>
            </w:r>
          </w:p>
        </w:tc>
        <w:tc>
          <w:tcPr>
            <w:tcW w:w="124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0.020</w:t>
            </w:r>
          </w:p>
        </w:tc>
        <w:tc>
          <w:tcPr>
            <w:tcW w:w="142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0.033</w:t>
            </w:r>
          </w:p>
        </w:tc>
        <w:tc>
          <w:tcPr>
            <w:tcW w:w="140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0.111</w:t>
            </w:r>
          </w:p>
        </w:tc>
      </w:tr>
      <w:tr w:rsidR="009846CF" w:rsidRPr="0080032F">
        <w:trPr>
          <w:cantSplit/>
          <w:trHeight w:val="255"/>
          <w:jc w:val="center"/>
        </w:trPr>
        <w:tc>
          <w:tcPr>
            <w:tcW w:w="122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II</w:t>
            </w:r>
          </w:p>
        </w:tc>
        <w:tc>
          <w:tcPr>
            <w:tcW w:w="1385" w:type="dxa"/>
            <w:vMerge/>
            <w:tcBorders>
              <w:top w:val="single" w:sz="4" w:space="0" w:color="000000"/>
              <w:left w:val="nil"/>
              <w:bottom w:val="nil"/>
              <w:right w:val="nil"/>
            </w:tcBorders>
            <w:vAlign w:val="center"/>
          </w:tcPr>
          <w:p w:rsidR="00773982" w:rsidRPr="0080032F" w:rsidRDefault="00773982">
            <w:pPr>
              <w:spacing w:line="240" w:lineRule="auto"/>
              <w:jc w:val="center"/>
              <w:rPr>
                <w:rFonts w:ascii="Times New Roman" w:hAnsi="Times New Roman" w:cs="Times New Roman"/>
                <w:sz w:val="20"/>
                <w:szCs w:val="20"/>
              </w:rPr>
            </w:pPr>
          </w:p>
        </w:tc>
        <w:tc>
          <w:tcPr>
            <w:tcW w:w="114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0.085</w:t>
            </w:r>
          </w:p>
        </w:tc>
        <w:tc>
          <w:tcPr>
            <w:tcW w:w="58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272</w:t>
            </w:r>
          </w:p>
        </w:tc>
        <w:tc>
          <w:tcPr>
            <w:tcW w:w="124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0.011</w:t>
            </w:r>
          </w:p>
        </w:tc>
        <w:tc>
          <w:tcPr>
            <w:tcW w:w="142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0.061</w:t>
            </w:r>
          </w:p>
        </w:tc>
        <w:tc>
          <w:tcPr>
            <w:tcW w:w="140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0.105</w:t>
            </w:r>
          </w:p>
        </w:tc>
      </w:tr>
      <w:tr w:rsidR="009846CF" w:rsidRPr="0080032F">
        <w:trPr>
          <w:cantSplit/>
          <w:trHeight w:val="255"/>
          <w:jc w:val="center"/>
        </w:trPr>
        <w:tc>
          <w:tcPr>
            <w:tcW w:w="122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III</w:t>
            </w:r>
          </w:p>
        </w:tc>
        <w:tc>
          <w:tcPr>
            <w:tcW w:w="1385" w:type="dxa"/>
            <w:vMerge/>
            <w:tcBorders>
              <w:top w:val="single" w:sz="4" w:space="0" w:color="000000"/>
              <w:left w:val="nil"/>
              <w:bottom w:val="nil"/>
              <w:right w:val="nil"/>
            </w:tcBorders>
            <w:vAlign w:val="center"/>
          </w:tcPr>
          <w:p w:rsidR="00773982" w:rsidRPr="0080032F" w:rsidRDefault="00773982">
            <w:pPr>
              <w:spacing w:line="240" w:lineRule="auto"/>
              <w:jc w:val="center"/>
              <w:rPr>
                <w:rFonts w:ascii="Times New Roman" w:hAnsi="Times New Roman" w:cs="Times New Roman"/>
                <w:sz w:val="20"/>
                <w:szCs w:val="20"/>
              </w:rPr>
            </w:pPr>
          </w:p>
        </w:tc>
        <w:tc>
          <w:tcPr>
            <w:tcW w:w="114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0.114</w:t>
            </w:r>
          </w:p>
        </w:tc>
        <w:tc>
          <w:tcPr>
            <w:tcW w:w="58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615</w:t>
            </w:r>
          </w:p>
        </w:tc>
        <w:tc>
          <w:tcPr>
            <w:tcW w:w="124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0.019</w:t>
            </w:r>
          </w:p>
        </w:tc>
        <w:tc>
          <w:tcPr>
            <w:tcW w:w="142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0.075</w:t>
            </w:r>
          </w:p>
        </w:tc>
        <w:tc>
          <w:tcPr>
            <w:tcW w:w="140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0.151</w:t>
            </w:r>
          </w:p>
        </w:tc>
      </w:tr>
      <w:tr w:rsidR="009846CF" w:rsidRPr="0080032F">
        <w:trPr>
          <w:cantSplit/>
          <w:trHeight w:val="255"/>
          <w:jc w:val="center"/>
        </w:trPr>
        <w:tc>
          <w:tcPr>
            <w:tcW w:w="122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I</w:t>
            </w:r>
          </w:p>
        </w:tc>
        <w:tc>
          <w:tcPr>
            <w:tcW w:w="1385" w:type="dxa"/>
            <w:vMerge w:val="restart"/>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Predators</w:t>
            </w:r>
          </w:p>
        </w:tc>
        <w:tc>
          <w:tcPr>
            <w:tcW w:w="114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0.045</w:t>
            </w:r>
          </w:p>
        </w:tc>
        <w:tc>
          <w:tcPr>
            <w:tcW w:w="58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489</w:t>
            </w:r>
          </w:p>
        </w:tc>
        <w:tc>
          <w:tcPr>
            <w:tcW w:w="124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0.009</w:t>
            </w:r>
          </w:p>
        </w:tc>
        <w:tc>
          <w:tcPr>
            <w:tcW w:w="142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0.026</w:t>
            </w:r>
          </w:p>
        </w:tc>
        <w:tc>
          <w:tcPr>
            <w:tcW w:w="1400" w:type="dxa"/>
            <w:tcBorders>
              <w:top w:val="single" w:sz="4" w:space="0" w:color="000000"/>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0.062</w:t>
            </w:r>
          </w:p>
        </w:tc>
      </w:tr>
      <w:tr w:rsidR="009846CF" w:rsidRPr="0080032F">
        <w:trPr>
          <w:cantSplit/>
          <w:trHeight w:val="255"/>
          <w:jc w:val="center"/>
        </w:trPr>
        <w:tc>
          <w:tcPr>
            <w:tcW w:w="122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II</w:t>
            </w:r>
          </w:p>
        </w:tc>
        <w:tc>
          <w:tcPr>
            <w:tcW w:w="1385" w:type="dxa"/>
            <w:vMerge/>
            <w:tcBorders>
              <w:top w:val="single" w:sz="4" w:space="0" w:color="000000"/>
              <w:left w:val="nil"/>
              <w:bottom w:val="nil"/>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14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0.142</w:t>
            </w:r>
          </w:p>
        </w:tc>
        <w:tc>
          <w:tcPr>
            <w:tcW w:w="58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541</w:t>
            </w:r>
          </w:p>
        </w:tc>
        <w:tc>
          <w:tcPr>
            <w:tcW w:w="124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0.015</w:t>
            </w:r>
          </w:p>
        </w:tc>
        <w:tc>
          <w:tcPr>
            <w:tcW w:w="142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0.112</w:t>
            </w:r>
          </w:p>
        </w:tc>
        <w:tc>
          <w:tcPr>
            <w:tcW w:w="1400" w:type="dxa"/>
            <w:tcBorders>
              <w:top w:val="nil"/>
              <w:left w:val="nil"/>
              <w:bottom w:val="nil"/>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0.170</w:t>
            </w:r>
          </w:p>
        </w:tc>
      </w:tr>
      <w:tr w:rsidR="009846CF" w:rsidRPr="0080032F">
        <w:trPr>
          <w:cantSplit/>
          <w:trHeight w:val="255"/>
          <w:jc w:val="center"/>
        </w:trPr>
        <w:tc>
          <w:tcPr>
            <w:tcW w:w="1220" w:type="dxa"/>
            <w:tcBorders>
              <w:top w:val="nil"/>
              <w:left w:val="nil"/>
              <w:bottom w:val="single" w:sz="4" w:space="0" w:color="auto"/>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III</w:t>
            </w:r>
          </w:p>
        </w:tc>
        <w:tc>
          <w:tcPr>
            <w:tcW w:w="1385" w:type="dxa"/>
            <w:vMerge/>
            <w:tcBorders>
              <w:top w:val="single" w:sz="4" w:space="0" w:color="000000"/>
              <w:left w:val="nil"/>
              <w:bottom w:val="single" w:sz="4" w:space="0" w:color="auto"/>
              <w:right w:val="nil"/>
            </w:tcBorders>
            <w:vAlign w:val="center"/>
          </w:tcPr>
          <w:p w:rsidR="00773982" w:rsidRPr="0080032F" w:rsidRDefault="00773982">
            <w:pPr>
              <w:spacing w:line="240" w:lineRule="auto"/>
              <w:jc w:val="both"/>
              <w:rPr>
                <w:rFonts w:ascii="Times New Roman" w:hAnsi="Times New Roman" w:cs="Times New Roman"/>
                <w:sz w:val="20"/>
                <w:szCs w:val="20"/>
              </w:rPr>
            </w:pPr>
          </w:p>
        </w:tc>
        <w:tc>
          <w:tcPr>
            <w:tcW w:w="1140" w:type="dxa"/>
            <w:tcBorders>
              <w:top w:val="nil"/>
              <w:left w:val="nil"/>
              <w:bottom w:val="single" w:sz="4" w:space="0" w:color="auto"/>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0.161</w:t>
            </w:r>
          </w:p>
        </w:tc>
        <w:tc>
          <w:tcPr>
            <w:tcW w:w="58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564</w:t>
            </w:r>
          </w:p>
        </w:tc>
        <w:tc>
          <w:tcPr>
            <w:tcW w:w="124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0.016</w:t>
            </w:r>
          </w:p>
        </w:tc>
        <w:tc>
          <w:tcPr>
            <w:tcW w:w="142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0.129</w:t>
            </w:r>
          </w:p>
        </w:tc>
        <w:tc>
          <w:tcPr>
            <w:tcW w:w="1400" w:type="dxa"/>
            <w:tcBorders>
              <w:top w:val="nil"/>
              <w:left w:val="nil"/>
              <w:bottom w:val="single" w:sz="4" w:space="0" w:color="000000"/>
              <w:right w:val="nil"/>
            </w:tcBorders>
            <w:vAlign w:val="center"/>
          </w:tcPr>
          <w:p w:rsidR="00773982" w:rsidRPr="0080032F" w:rsidRDefault="00773982">
            <w:pPr>
              <w:suppressAutoHyphens w:val="0"/>
              <w:spacing w:after="0" w:line="240" w:lineRule="auto"/>
              <w:jc w:val="center"/>
              <w:rPr>
                <w:rFonts w:ascii="Times New Roman" w:hAnsi="Times New Roman" w:cs="Times New Roman"/>
                <w:sz w:val="20"/>
                <w:szCs w:val="20"/>
              </w:rPr>
            </w:pPr>
            <w:r w:rsidRPr="0080032F">
              <w:rPr>
                <w:rFonts w:ascii="Times New Roman" w:hAnsi="Times New Roman" w:cs="Times New Roman"/>
                <w:sz w:val="20"/>
                <w:szCs w:val="20"/>
                <w:lang w:val="la-Latn" w:eastAsia="pl-PL"/>
              </w:rPr>
              <w:t>0.191</w:t>
            </w:r>
          </w:p>
        </w:tc>
      </w:tr>
    </w:tbl>
    <w:p w:rsidR="00773982" w:rsidRPr="0080032F" w:rsidRDefault="00773982">
      <w:pPr>
        <w:pStyle w:val="Textbody"/>
        <w:spacing w:before="120" w:after="29" w:line="480" w:lineRule="auto"/>
        <w:jc w:val="both"/>
        <w:rPr>
          <w:rFonts w:ascii="Times New Roman" w:hAnsi="Times New Roman" w:cs="Times New Roman"/>
          <w:lang w:val="la-Latn"/>
        </w:rPr>
      </w:pPr>
      <w:r w:rsidRPr="0080032F">
        <w:rPr>
          <w:rFonts w:ascii="Times New Roman" w:hAnsi="Times New Roman" w:cs="Times New Roman"/>
        </w:rPr>
        <w:t>S</w:t>
      </w:r>
      <w:r w:rsidRPr="0080032F">
        <w:rPr>
          <w:rFonts w:ascii="Times New Roman" w:hAnsi="Times New Roman" w:cs="Times New Roman"/>
          <w:lang w:val="la-Latn"/>
        </w:rPr>
        <w:t>uccessional stages: I – early, II – middle, III – late.</w:t>
      </w:r>
    </w:p>
    <w:p w:rsidR="00773982" w:rsidRPr="0080032F" w:rsidRDefault="005C13A3">
      <w:pPr>
        <w:pStyle w:val="Textbody"/>
        <w:spacing w:before="120" w:after="29" w:line="480" w:lineRule="auto"/>
        <w:jc w:val="both"/>
        <w:rPr>
          <w:rFonts w:ascii="Times New Roman" w:hAnsi="Times New Roman" w:cs="Times New Roman"/>
          <w:lang w:val="la-Latn"/>
        </w:rPr>
      </w:pPr>
      <w:r w:rsidRPr="005C13A3">
        <w:rPr>
          <w:noProof/>
          <w:lang w:eastAsia="en-US"/>
        </w:rPr>
        <w:pict>
          <v:shape id="Obraz 2" o:spid="_x0000_s1027" type="#_x0000_t75" style="position:absolute;left:0;text-align:left;margin-left:0;margin-top:0;width:452.8pt;height:169.35pt;z-index:251657216;visibility:visible;mso-wrap-distance-left:0;mso-wrap-distance-right:0;mso-position-horizontal:center;mso-position-vertical:top" filled="t">
            <v:imagedata r:id="rId15" o:title="" croptop="-189f" cropbottom="-189f" cropleft="-70f" cropright="-70f"/>
            <w10:wrap type="topAndBottom"/>
          </v:shape>
        </w:pict>
      </w:r>
      <w:commentRangeStart w:id="25"/>
      <w:commentRangeEnd w:id="25"/>
      <w:r w:rsidR="00773982" w:rsidRPr="0080032F">
        <w:rPr>
          <w:rStyle w:val="Odwoaniedokomentarza"/>
          <w:rFonts w:ascii="Calibri" w:hAnsi="Calibri" w:cs="Calibri"/>
        </w:rPr>
        <w:commentReference w:id="25"/>
      </w:r>
    </w:p>
    <w:p w:rsidR="00773982" w:rsidRPr="0080032F" w:rsidRDefault="00773982">
      <w:pPr>
        <w:spacing w:before="29" w:after="29" w:line="480" w:lineRule="auto"/>
        <w:jc w:val="both"/>
        <w:rPr>
          <w:rFonts w:ascii="Times New Roman" w:hAnsi="Times New Roman" w:cs="Times New Roman"/>
          <w:sz w:val="24"/>
          <w:szCs w:val="24"/>
          <w:lang w:val="en-US"/>
        </w:rPr>
      </w:pPr>
      <w:r w:rsidRPr="0080032F">
        <w:rPr>
          <w:rFonts w:ascii="Times New Roman" w:hAnsi="Times New Roman" w:cs="Times New Roman"/>
          <w:b/>
          <w:bCs/>
          <w:sz w:val="24"/>
          <w:szCs w:val="24"/>
          <w:lang w:val="la-Latn"/>
        </w:rPr>
        <w:t xml:space="preserve">Fig. </w:t>
      </w:r>
      <w:r w:rsidRPr="0080032F">
        <w:rPr>
          <w:rFonts w:ascii="Times New Roman" w:hAnsi="Times New Roman" w:cs="Times New Roman"/>
          <w:b/>
          <w:bCs/>
          <w:sz w:val="24"/>
          <w:szCs w:val="24"/>
          <w:lang w:val="en-US"/>
        </w:rPr>
        <w:t>6</w:t>
      </w:r>
      <w:r w:rsidRPr="0080032F">
        <w:rPr>
          <w:rFonts w:ascii="Times New Roman" w:hAnsi="Times New Roman" w:cs="Times New Roman"/>
          <w:b/>
          <w:bCs/>
          <w:sz w:val="24"/>
          <w:szCs w:val="24"/>
          <w:lang w:val="la-Latn"/>
        </w:rPr>
        <w:t>.</w:t>
      </w:r>
      <w:r w:rsidRPr="0080032F">
        <w:rPr>
          <w:rFonts w:ascii="Times New Roman" w:hAnsi="Times New Roman" w:cs="Times New Roman"/>
          <w:sz w:val="24"/>
          <w:szCs w:val="24"/>
          <w:lang w:val="la-Latn"/>
        </w:rPr>
        <w:t xml:space="preserve"> Probability of finding rare </w:t>
      </w:r>
      <w:r w:rsidRPr="0080032F">
        <w:rPr>
          <w:rFonts w:ascii="Times New Roman" w:hAnsi="Times New Roman" w:cs="Times New Roman"/>
          <w:sz w:val="24"/>
          <w:szCs w:val="24"/>
          <w:lang w:val="en-US"/>
        </w:rPr>
        <w:t xml:space="preserve">and endangered </w:t>
      </w:r>
      <w:r w:rsidRPr="0080032F">
        <w:rPr>
          <w:rFonts w:ascii="Times New Roman" w:hAnsi="Times New Roman" w:cs="Times New Roman"/>
          <w:sz w:val="24"/>
          <w:szCs w:val="24"/>
          <w:lang w:val="la-Latn"/>
        </w:rPr>
        <w:t xml:space="preserve">species in the community for different trophic groups </w:t>
      </w:r>
      <w:r w:rsidRPr="0080032F">
        <w:rPr>
          <w:rFonts w:ascii="Times New Roman" w:hAnsi="Times New Roman" w:cs="Times New Roman"/>
          <w:sz w:val="24"/>
          <w:szCs w:val="24"/>
          <w:lang w:val="en-US"/>
        </w:rPr>
        <w:t xml:space="preserve">of Aculeata </w:t>
      </w:r>
      <w:r w:rsidRPr="0080032F">
        <w:rPr>
          <w:rFonts w:ascii="Times New Roman" w:hAnsi="Times New Roman" w:cs="Times New Roman"/>
          <w:sz w:val="24"/>
          <w:szCs w:val="24"/>
          <w:lang w:val="la-Latn"/>
        </w:rPr>
        <w:t xml:space="preserve">at different stages of succession. Predicted average value and 95% CI are presented. Latin letters represent statistical significance at </w:t>
      </w:r>
      <w:r w:rsidRPr="0080032F">
        <w:rPr>
          <w:rStyle w:val="Pogrubienie"/>
          <w:rFonts w:ascii="Times New Roman" w:hAnsi="Times New Roman" w:cs="Times New Roman"/>
          <w:b w:val="0"/>
          <w:bCs w:val="0"/>
          <w:i/>
          <w:iCs/>
          <w:sz w:val="24"/>
          <w:szCs w:val="24"/>
          <w:lang w:val="la-Latn"/>
        </w:rPr>
        <w:t>α=</w:t>
      </w:r>
      <w:r w:rsidRPr="0080032F">
        <w:rPr>
          <w:rStyle w:val="Pogrubienie"/>
          <w:rFonts w:ascii="Times New Roman" w:hAnsi="Times New Roman" w:cs="Times New Roman"/>
          <w:b w:val="0"/>
          <w:bCs w:val="0"/>
          <w:sz w:val="24"/>
          <w:szCs w:val="24"/>
          <w:lang w:val="la-Latn"/>
        </w:rPr>
        <w:t>0.05</w:t>
      </w:r>
      <w:r w:rsidRPr="0080032F">
        <w:rPr>
          <w:rFonts w:ascii="Times New Roman" w:hAnsi="Times New Roman" w:cs="Times New Roman"/>
          <w:sz w:val="24"/>
          <w:szCs w:val="24"/>
          <w:lang w:val="la-Latn"/>
        </w:rPr>
        <w:t xml:space="preserve"> level adjusted for multiplicity (Tukey correction).</w:t>
      </w:r>
    </w:p>
    <w:p w:rsidR="00773982" w:rsidRPr="0080032F" w:rsidRDefault="00773982">
      <w:pPr>
        <w:spacing w:before="29" w:after="29" w:line="480" w:lineRule="auto"/>
        <w:jc w:val="both"/>
        <w:rPr>
          <w:rFonts w:ascii="Times New Roman" w:hAnsi="Times New Roman" w:cs="Times New Roman"/>
          <w:sz w:val="24"/>
          <w:szCs w:val="24"/>
          <w:lang w:val="en-US"/>
        </w:rPr>
      </w:pPr>
    </w:p>
    <w:p w:rsidR="00773982" w:rsidRPr="0080032F" w:rsidRDefault="00773982">
      <w:pPr>
        <w:spacing w:before="29" w:after="29" w:line="480" w:lineRule="auto"/>
        <w:jc w:val="both"/>
        <w:rPr>
          <w:rFonts w:ascii="Times New Roman" w:hAnsi="Times New Roman" w:cs="Times New Roman"/>
          <w:sz w:val="24"/>
          <w:szCs w:val="24"/>
        </w:rPr>
      </w:pPr>
      <w:r w:rsidRPr="0080032F">
        <w:rPr>
          <w:rFonts w:ascii="Times New Roman" w:hAnsi="Times New Roman" w:cs="Times New Roman"/>
          <w:b/>
          <w:bCs/>
          <w:sz w:val="24"/>
          <w:szCs w:val="24"/>
          <w:lang w:val="la-Latn"/>
        </w:rPr>
        <w:t>4. Discussion</w:t>
      </w:r>
    </w:p>
    <w:p w:rsidR="00773982" w:rsidRPr="0080032F" w:rsidRDefault="00773982" w:rsidP="00AA181C">
      <w:pPr>
        <w:spacing w:before="29" w:after="29" w:line="480" w:lineRule="auto"/>
        <w:ind w:firstLine="720"/>
        <w:jc w:val="both"/>
        <w:rPr>
          <w:rFonts w:ascii="Times New Roman" w:hAnsi="Times New Roman" w:cs="Times New Roman"/>
          <w:sz w:val="24"/>
          <w:szCs w:val="24"/>
        </w:rPr>
      </w:pPr>
      <w:r w:rsidRPr="0080032F">
        <w:rPr>
          <w:rFonts w:ascii="Times New Roman" w:hAnsi="Times New Roman" w:cs="Times New Roman"/>
          <w:sz w:val="24"/>
          <w:szCs w:val="24"/>
          <w:lang w:val="la-Latn"/>
        </w:rPr>
        <w:tab/>
      </w:r>
      <w:r w:rsidRPr="0080032F">
        <w:rPr>
          <w:rFonts w:ascii="Times New Roman" w:hAnsi="Times New Roman" w:cs="Times New Roman"/>
          <w:sz w:val="24"/>
          <w:szCs w:val="24"/>
        </w:rPr>
        <w:t>W powyższej pracy potwierdziliśmy</w:t>
      </w:r>
      <w:r w:rsidRPr="0080032F">
        <w:rPr>
          <w:rFonts w:ascii="Times New Roman" w:hAnsi="Times New Roman" w:cs="Times New Roman"/>
          <w:sz w:val="24"/>
          <w:szCs w:val="24"/>
          <w:lang w:val="la-Latn"/>
        </w:rPr>
        <w:t xml:space="preserve">, że </w:t>
      </w:r>
      <w:r w:rsidRPr="0080032F">
        <w:rPr>
          <w:rFonts w:ascii="Times New Roman" w:hAnsi="Times New Roman" w:cs="Times New Roman"/>
          <w:sz w:val="24"/>
          <w:szCs w:val="24"/>
        </w:rPr>
        <w:t>okazjonalnie użytkowane i spontanicznie zarastające</w:t>
      </w:r>
      <w:r w:rsidRPr="0080032F">
        <w:rPr>
          <w:rFonts w:ascii="Times New Roman" w:hAnsi="Times New Roman" w:cs="Times New Roman"/>
          <w:sz w:val="24"/>
          <w:szCs w:val="24"/>
          <w:lang w:val="la-Latn"/>
        </w:rPr>
        <w:t xml:space="preserve"> wyrobiska piasku są ważnym siedliskiem dla różniących się historią życia Aculeata (Apiformes, Spheciformes, Chrysididae)</w:t>
      </w:r>
      <w:r w:rsidRPr="0080032F">
        <w:rPr>
          <w:rFonts w:ascii="Times New Roman" w:hAnsi="Times New Roman" w:cs="Times New Roman"/>
          <w:sz w:val="24"/>
          <w:szCs w:val="24"/>
        </w:rPr>
        <w:t>.</w:t>
      </w:r>
      <w:r w:rsidRPr="0080032F">
        <w:rPr>
          <w:rFonts w:ascii="Times New Roman" w:hAnsi="Times New Roman" w:cs="Times New Roman"/>
          <w:sz w:val="24"/>
          <w:szCs w:val="24"/>
          <w:lang w:val="la-Latn"/>
        </w:rPr>
        <w:t xml:space="preserve"> O</w:t>
      </w:r>
      <w:r w:rsidRPr="0080032F">
        <w:rPr>
          <w:rFonts w:ascii="Times New Roman" w:hAnsi="Times New Roman" w:cs="Times New Roman"/>
          <w:sz w:val="24"/>
          <w:szCs w:val="24"/>
        </w:rPr>
        <w:t xml:space="preserve"> istotnym znaczeniu dla </w:t>
      </w:r>
      <w:r w:rsidRPr="0080032F">
        <w:rPr>
          <w:rFonts w:ascii="Times New Roman" w:hAnsi="Times New Roman" w:cs="Times New Roman"/>
          <w:sz w:val="24"/>
          <w:szCs w:val="24"/>
        </w:rPr>
        <w:lastRenderedPageBreak/>
        <w:t xml:space="preserve">zachowania bioróżnorodności, </w:t>
      </w:r>
      <w:r w:rsidRPr="0080032F">
        <w:rPr>
          <w:rFonts w:ascii="Times New Roman" w:hAnsi="Times New Roman" w:cs="Times New Roman"/>
          <w:sz w:val="24"/>
          <w:szCs w:val="24"/>
          <w:lang w:val="la-Latn"/>
        </w:rPr>
        <w:t>wyrobisk spontanicznie zarastających</w:t>
      </w:r>
      <w:r w:rsidRPr="0080032F">
        <w:rPr>
          <w:rFonts w:ascii="Times New Roman" w:hAnsi="Times New Roman" w:cs="Times New Roman"/>
          <w:sz w:val="24"/>
          <w:szCs w:val="24"/>
        </w:rPr>
        <w:t>,</w:t>
      </w:r>
      <w:r w:rsidRPr="0080032F">
        <w:rPr>
          <w:rFonts w:ascii="Times New Roman" w:hAnsi="Times New Roman" w:cs="Times New Roman"/>
          <w:sz w:val="24"/>
          <w:szCs w:val="24"/>
          <w:lang w:val="la-Latn"/>
        </w:rPr>
        <w:t xml:space="preserve"> informowali już wcześniej </w:t>
      </w:r>
      <w:r w:rsidRPr="0080032F">
        <w:rPr>
          <w:rFonts w:ascii="Times New Roman" w:hAnsi="Times New Roman" w:cs="Times New Roman"/>
          <w:sz w:val="24"/>
          <w:szCs w:val="24"/>
        </w:rPr>
        <w:t>również inni</w:t>
      </w:r>
      <w:r w:rsidRPr="0080032F">
        <w:rPr>
          <w:rFonts w:ascii="Times New Roman" w:hAnsi="Times New Roman" w:cs="Times New Roman"/>
          <w:sz w:val="24"/>
          <w:szCs w:val="24"/>
          <w:lang w:val="la-Latn"/>
        </w:rPr>
        <w:t xml:space="preserve"> badacze (Tropek et al.</w:t>
      </w:r>
      <w:r w:rsidRPr="0080032F">
        <w:rPr>
          <w:rFonts w:ascii="Times New Roman" w:hAnsi="Times New Roman" w:cs="Times New Roman"/>
          <w:sz w:val="24"/>
          <w:szCs w:val="24"/>
        </w:rPr>
        <w:t>,</w:t>
      </w:r>
      <w:r w:rsidRPr="0080032F">
        <w:rPr>
          <w:rFonts w:ascii="Times New Roman" w:hAnsi="Times New Roman" w:cs="Times New Roman"/>
          <w:sz w:val="24"/>
          <w:szCs w:val="24"/>
          <w:lang w:val="la-Latn"/>
        </w:rPr>
        <w:t xml:space="preserve"> 2010; Řehounková et al.</w:t>
      </w:r>
      <w:r w:rsidRPr="0080032F">
        <w:rPr>
          <w:rFonts w:ascii="Times New Roman" w:hAnsi="Times New Roman" w:cs="Times New Roman"/>
          <w:sz w:val="24"/>
          <w:szCs w:val="24"/>
        </w:rPr>
        <w:t>,</w:t>
      </w:r>
      <w:r w:rsidRPr="0080032F">
        <w:rPr>
          <w:rFonts w:ascii="Times New Roman" w:hAnsi="Times New Roman" w:cs="Times New Roman"/>
          <w:sz w:val="24"/>
          <w:szCs w:val="24"/>
          <w:lang w:val="la-Latn"/>
        </w:rPr>
        <w:t xml:space="preserve"> 2011; Prach et al.</w:t>
      </w:r>
      <w:r w:rsidRPr="0080032F">
        <w:rPr>
          <w:rFonts w:ascii="Times New Roman" w:hAnsi="Times New Roman" w:cs="Times New Roman"/>
          <w:sz w:val="24"/>
          <w:szCs w:val="24"/>
        </w:rPr>
        <w:t>,</w:t>
      </w:r>
      <w:r w:rsidRPr="0080032F">
        <w:rPr>
          <w:rFonts w:ascii="Times New Roman" w:hAnsi="Times New Roman" w:cs="Times New Roman"/>
          <w:sz w:val="24"/>
          <w:szCs w:val="24"/>
          <w:lang w:val="la-Latn"/>
        </w:rPr>
        <w:t xml:space="preserve"> 2013).</w:t>
      </w:r>
      <w:r w:rsidRPr="0080032F">
        <w:rPr>
          <w:rFonts w:ascii="Times New Roman" w:hAnsi="Times New Roman" w:cs="Times New Roman"/>
          <w:sz w:val="24"/>
          <w:szCs w:val="24"/>
        </w:rPr>
        <w:t xml:space="preserve"> Wysoki potencjał ochronny tych siedlisk potwierdza fakt, że jeden na pięć wykazanych tam gatunków należy do kategorii gatunków </w:t>
      </w:r>
      <w:r w:rsidRPr="0080032F">
        <w:rPr>
          <w:rFonts w:ascii="Times New Roman" w:hAnsi="Times New Roman" w:cs="Times New Roman"/>
          <w:sz w:val="24"/>
          <w:szCs w:val="24"/>
          <w:lang w:val="la-Latn"/>
        </w:rPr>
        <w:t xml:space="preserve">rzadkich lub zagrożonych. </w:t>
      </w:r>
      <w:r w:rsidR="00AA181C" w:rsidRPr="0080032F">
        <w:rPr>
          <w:rFonts w:ascii="Times New Roman" w:hAnsi="Times New Roman" w:cs="Times New Roman"/>
          <w:sz w:val="24"/>
          <w:szCs w:val="24"/>
          <w:lang w:val="la-Latn"/>
        </w:rPr>
        <w:t xml:space="preserve">Jednakże środowiska te podlegają dynamicznym procesom sukcesyjnym, które mogą mieć istotny wpływ na ich wartość dla zachowania bioróżnorodności. </w:t>
      </w:r>
      <w:r w:rsidRPr="0080032F">
        <w:rPr>
          <w:rFonts w:ascii="Times New Roman" w:hAnsi="Times New Roman" w:cs="Times New Roman"/>
          <w:sz w:val="24"/>
          <w:szCs w:val="24"/>
          <w:lang w:val="la-Latn"/>
        </w:rPr>
        <w:t xml:space="preserve">Wykazaliśmy, że przybywanie nowych gatunków, a nie zmiany w strukturze ich dominacji miały istotny wpływ na wymianę gatunków w zgrupowaniach wszystkich trzech grup Aculeata. Miało to istotny wpływ na występowanie </w:t>
      </w:r>
      <w:r w:rsidRPr="0080032F">
        <w:rPr>
          <w:rFonts w:ascii="Times New Roman" w:hAnsi="Times New Roman" w:cs="Times New Roman"/>
          <w:sz w:val="24"/>
          <w:szCs w:val="24"/>
        </w:rPr>
        <w:t>gatunków rzadkich i zagrożonych i w konsekwencji również na ich wartość konserwatorską, która, jeśli weźmiemy pod uwagę skumulowane zgrupowanie spadała w późnych stadiach sukcesji. Jednakże zgrupowania zmieniały się w różny sposób.</w:t>
      </w:r>
    </w:p>
    <w:p w:rsidR="00773982" w:rsidRPr="0080032F" w:rsidRDefault="00773982">
      <w:pPr>
        <w:spacing w:after="0" w:line="480" w:lineRule="auto"/>
        <w:ind w:firstLine="720"/>
        <w:jc w:val="both"/>
        <w:rPr>
          <w:rFonts w:ascii="Times New Roman" w:hAnsi="Times New Roman" w:cs="Times New Roman"/>
          <w:sz w:val="24"/>
          <w:szCs w:val="24"/>
        </w:rPr>
      </w:pPr>
      <w:r w:rsidRPr="0080032F">
        <w:rPr>
          <w:rFonts w:ascii="Times New Roman" w:hAnsi="Times New Roman" w:cs="Times New Roman"/>
          <w:sz w:val="24"/>
          <w:szCs w:val="24"/>
          <w:lang w:val="la-Latn"/>
        </w:rPr>
        <w:t>W przypadku naszych badań zgrupowanie Aculeata osiągnęło maksimum złożoności w pośrednich stadiach sukcesji. Stadia późne, charakteryzowały się natomiast spadkiem wartości analizowanych wskaźników. Wzorzec ten był wywołany głównie przez istotny wzrost liczebności i bogactwa gatunkowego u roślinożerców i pasożytów. Jest to w zasadzie zgodne z obserwacjami prowadzonymi przez innych badaczy (Steffan-Dewenter and Tscharntke, 2001</w:t>
      </w:r>
      <w:r w:rsidRPr="0080032F">
        <w:rPr>
          <w:rFonts w:ascii="Times New Roman" w:hAnsi="Times New Roman" w:cs="Times New Roman"/>
          <w:sz w:val="24"/>
          <w:szCs w:val="24"/>
        </w:rPr>
        <w:t xml:space="preserve">; </w:t>
      </w:r>
      <w:r w:rsidRPr="0080032F">
        <w:rPr>
          <w:rFonts w:ascii="Times New Roman" w:hAnsi="Times New Roman" w:cs="Times New Roman"/>
          <w:sz w:val="24"/>
          <w:szCs w:val="24"/>
          <w:lang w:val="la-Latn"/>
        </w:rPr>
        <w:t>Potts et al.</w:t>
      </w:r>
      <w:r w:rsidRPr="0080032F">
        <w:rPr>
          <w:rFonts w:ascii="Times New Roman" w:hAnsi="Times New Roman" w:cs="Times New Roman"/>
          <w:sz w:val="24"/>
          <w:szCs w:val="24"/>
        </w:rPr>
        <w:t>,</w:t>
      </w:r>
      <w:r w:rsidRPr="0080032F">
        <w:rPr>
          <w:rFonts w:ascii="Times New Roman" w:hAnsi="Times New Roman" w:cs="Times New Roman"/>
          <w:sz w:val="24"/>
          <w:szCs w:val="24"/>
          <w:lang w:val="la-Latn"/>
        </w:rPr>
        <w:t xml:space="preserve"> 2003</w:t>
      </w:r>
      <w:r w:rsidRPr="0080032F">
        <w:rPr>
          <w:rFonts w:ascii="Times New Roman" w:hAnsi="Times New Roman" w:cs="Times New Roman"/>
          <w:sz w:val="24"/>
          <w:szCs w:val="24"/>
        </w:rPr>
        <w:t xml:space="preserve">; </w:t>
      </w:r>
      <w:r w:rsidRPr="0080032F">
        <w:rPr>
          <w:rFonts w:ascii="Times New Roman" w:hAnsi="Times New Roman" w:cs="Times New Roman"/>
          <w:sz w:val="24"/>
          <w:szCs w:val="24"/>
          <w:lang w:val="la-Latn"/>
        </w:rPr>
        <w:t xml:space="preserve">Rutgers-Kelly and Richards, 2013), którzy stwierdzili, że bogactwo Apiformes jest proporcjonalne do zasobów pokarmowych pszczół i wykazuje tendencję wzrostową w pierwszych latach sukcesyjnych przekształceń, po czym spada. Niewątpliwie, dostępność roślin pokarmowych oraz występowanie odpowiednich miejsc do gniazdowania są czynnikami decydującymi o występowaniu pszczół w środowisku (Ricketts et al., 2008; Ritchie and Johnson, 2009). W przypadku roślinożerców, można to wiązać z przebudową struktury siedliska, związaną z zarastaniem podłoża w pierwszym etapie przekształceń oraz wkraczaniem nowych gatunków roślin stanowiących dla pszczół źródło pożywienia. Natomiast za główną przyczynę spadku różnorodności pszczół w siedliskach </w:t>
      </w:r>
      <w:r w:rsidRPr="0080032F">
        <w:rPr>
          <w:rFonts w:ascii="Times New Roman" w:hAnsi="Times New Roman" w:cs="Times New Roman"/>
          <w:sz w:val="24"/>
          <w:szCs w:val="24"/>
          <w:lang w:val="la-Latn"/>
        </w:rPr>
        <w:lastRenderedPageBreak/>
        <w:t>zalesionych, uważa się upraszczanie struktury roślinności, utratę zasobów pokarmowych oraz zanik odpowiednich miejsc do gniazdowania (</w:t>
      </w:r>
      <w:r w:rsidRPr="0080032F">
        <w:rPr>
          <w:rFonts w:ascii="Times New Roman" w:hAnsi="Times New Roman" w:cs="Times New Roman"/>
          <w:sz w:val="24"/>
          <w:szCs w:val="24"/>
        </w:rPr>
        <w:t xml:space="preserve">Winfree et al., 2007).Badane miejsca, były porośnięte głównie przez roślinność synantropijną, w tym </w:t>
      </w:r>
      <w:r w:rsidRPr="0080032F">
        <w:rPr>
          <w:rFonts w:ascii="Times New Roman" w:hAnsi="Times New Roman" w:cs="Times New Roman"/>
          <w:sz w:val="24"/>
          <w:szCs w:val="24"/>
          <w:lang w:val="la-Latn"/>
        </w:rPr>
        <w:t>ruderalną,</w:t>
      </w:r>
      <w:r w:rsidRPr="0080032F">
        <w:rPr>
          <w:rFonts w:ascii="Times New Roman" w:hAnsi="Times New Roman" w:cs="Times New Roman"/>
          <w:sz w:val="24"/>
          <w:szCs w:val="24"/>
        </w:rPr>
        <w:t xml:space="preserve"> co świadczy o dużym stopniu antropopresji (Twerd et al., 2019a). </w:t>
      </w:r>
      <w:r w:rsidRPr="0080032F">
        <w:rPr>
          <w:rFonts w:ascii="Times New Roman" w:hAnsi="Times New Roman" w:cs="Times New Roman"/>
          <w:sz w:val="24"/>
          <w:szCs w:val="24"/>
          <w:lang w:val="la-Latn"/>
        </w:rPr>
        <w:t>Rośliny te często kolonizują przekształcone i zdegradowane siedliska (Kuzmič and Šilic, 2017). Duże znaczenie odgrywa także tempo przebiegu sukcesji, które jest warunkowane typem podłoża. Sukcesja na glebach ubogich, suchych i piaszczystych zachodzi powoli, natomiast na glebach żyznych i uwilgotnionych tempo przekształceń jest znacznie szybsze (Ejrnaes et al.</w:t>
      </w:r>
      <w:r w:rsidRPr="0080032F">
        <w:rPr>
          <w:rFonts w:ascii="Times New Roman" w:hAnsi="Times New Roman" w:cs="Times New Roman"/>
          <w:sz w:val="24"/>
          <w:szCs w:val="24"/>
        </w:rPr>
        <w:t>,</w:t>
      </w:r>
      <w:r w:rsidRPr="0080032F">
        <w:rPr>
          <w:rFonts w:ascii="Times New Roman" w:hAnsi="Times New Roman" w:cs="Times New Roman"/>
          <w:sz w:val="24"/>
          <w:szCs w:val="24"/>
          <w:lang w:val="la-Latn"/>
        </w:rPr>
        <w:t xml:space="preserve"> 2003). In the case of our research rate of succession for herbivores seemed to remain constant throughout successional stages, with higher proportion of rare species in the middle stages of succession. Responsible for this pattern were possibly highly specialized oligolectic bees usually associated with ruderalnymi gatunkami roślin, które dominowały w pośrednich stadiach sukcesji (Twerd et al., 2019a). In case of kleptoparasitic communities, their species turnover was found to slow down with the succession but followed possibly patterns of their hosts, which are mainly wild bees.W przypadku drapieżników nie wykazaliśmy zmian w ogólnych wartościach wskaźników zgrupowań. Wykazaliśmy natomiast, że changes in community structure of predators accelerated at the later stages of succession and it was mainly driven by rapid accumulation of new, and rare species. Wynikało to z jednoczesnej obecności gatunków preferujących tereny otwarte (np. </w:t>
      </w:r>
      <w:r w:rsidRPr="0080032F">
        <w:rPr>
          <w:rFonts w:ascii="Times New Roman" w:hAnsi="Times New Roman" w:cs="Times New Roman"/>
          <w:i/>
          <w:iCs/>
          <w:sz w:val="24"/>
          <w:szCs w:val="24"/>
          <w:lang w:val="la-Latn" w:eastAsia="pl-PL"/>
        </w:rPr>
        <w:t xml:space="preserve">Cerceris arenaria </w:t>
      </w:r>
      <w:r w:rsidRPr="0080032F">
        <w:rPr>
          <w:rFonts w:ascii="Times New Roman" w:hAnsi="Times New Roman" w:cs="Times New Roman"/>
          <w:sz w:val="24"/>
          <w:szCs w:val="24"/>
          <w:lang w:val="la-Latn" w:eastAsia="pl-PL"/>
        </w:rPr>
        <w:t>(L., 1758),</w:t>
      </w:r>
      <w:r w:rsidRPr="0080032F">
        <w:rPr>
          <w:rFonts w:ascii="Times New Roman" w:hAnsi="Times New Roman" w:cs="Times New Roman"/>
          <w:i/>
          <w:iCs/>
          <w:sz w:val="24"/>
          <w:szCs w:val="24"/>
          <w:lang w:val="la-Latn" w:eastAsia="pl-PL"/>
        </w:rPr>
        <w:t xml:space="preserve"> Lindenius albilabris </w:t>
      </w:r>
      <w:r w:rsidRPr="0080032F">
        <w:rPr>
          <w:rFonts w:ascii="Times New Roman" w:hAnsi="Times New Roman" w:cs="Times New Roman"/>
          <w:sz w:val="24"/>
          <w:szCs w:val="24"/>
          <w:lang w:val="la-Latn" w:eastAsia="pl-PL"/>
        </w:rPr>
        <w:t xml:space="preserve">(F., 1793), </w:t>
      </w:r>
      <w:r w:rsidRPr="0080032F">
        <w:rPr>
          <w:rFonts w:ascii="Times New Roman" w:hAnsi="Times New Roman" w:cs="Times New Roman"/>
          <w:i/>
          <w:iCs/>
          <w:sz w:val="24"/>
          <w:szCs w:val="24"/>
          <w:lang w:val="la-Latn" w:eastAsia="pl-PL"/>
        </w:rPr>
        <w:t xml:space="preserve">Philanthus triangulum </w:t>
      </w:r>
      <w:r w:rsidRPr="0080032F">
        <w:rPr>
          <w:rFonts w:ascii="Times New Roman" w:hAnsi="Times New Roman" w:cs="Times New Roman"/>
          <w:sz w:val="24"/>
          <w:szCs w:val="24"/>
          <w:lang w:val="la-Latn" w:eastAsia="pl-PL"/>
        </w:rPr>
        <w:t>(F., 1775))</w:t>
      </w:r>
      <w:r w:rsidRPr="0080032F">
        <w:rPr>
          <w:rFonts w:ascii="Times New Roman" w:hAnsi="Times New Roman" w:cs="Times New Roman"/>
          <w:sz w:val="24"/>
          <w:szCs w:val="24"/>
          <w:lang w:val="la-Latn"/>
        </w:rPr>
        <w:t xml:space="preserve"> jak i stenotopowych gatunków związanych z siedliskami leśnymi (np. </w:t>
      </w:r>
      <w:r w:rsidRPr="0080032F">
        <w:rPr>
          <w:rFonts w:ascii="Times New Roman" w:hAnsi="Times New Roman" w:cs="Times New Roman"/>
          <w:i/>
          <w:iCs/>
          <w:sz w:val="24"/>
          <w:szCs w:val="24"/>
          <w:lang w:val="la-Latn" w:eastAsia="pl-PL"/>
        </w:rPr>
        <w:t xml:space="preserve">Ectemius continuus </w:t>
      </w:r>
      <w:r w:rsidRPr="0080032F">
        <w:rPr>
          <w:rFonts w:ascii="Times New Roman" w:hAnsi="Times New Roman" w:cs="Times New Roman"/>
          <w:sz w:val="24"/>
          <w:szCs w:val="24"/>
          <w:lang w:val="la-Latn" w:eastAsia="pl-PL"/>
        </w:rPr>
        <w:t xml:space="preserve">(F., 1804), </w:t>
      </w:r>
      <w:r w:rsidRPr="0080032F">
        <w:rPr>
          <w:rFonts w:ascii="Times New Roman" w:hAnsi="Times New Roman" w:cs="Times New Roman"/>
          <w:i/>
          <w:iCs/>
          <w:sz w:val="24"/>
          <w:szCs w:val="24"/>
          <w:lang w:val="la-Latn" w:eastAsia="pl-PL"/>
        </w:rPr>
        <w:t xml:space="preserve">E. rubicola </w:t>
      </w:r>
      <w:r w:rsidRPr="0080032F">
        <w:rPr>
          <w:rFonts w:ascii="Times New Roman" w:hAnsi="Times New Roman" w:cs="Times New Roman"/>
          <w:sz w:val="24"/>
          <w:szCs w:val="24"/>
          <w:lang w:val="la-Latn" w:eastAsia="pl-PL"/>
        </w:rPr>
        <w:t xml:space="preserve">(Dufour and Perris, 1840)). Wśród nich szereg gatunków należy do rzadkich i zagrożonych wyginięciem w Polsce (np. </w:t>
      </w:r>
      <w:r w:rsidRPr="0080032F">
        <w:rPr>
          <w:rFonts w:ascii="Times New Roman" w:hAnsi="Times New Roman" w:cs="Times New Roman"/>
          <w:i/>
          <w:iCs/>
          <w:sz w:val="24"/>
          <w:szCs w:val="24"/>
          <w:lang w:val="la-Latn" w:eastAsia="pl-PL"/>
        </w:rPr>
        <w:t xml:space="preserve">Bembecinus tridens </w:t>
      </w:r>
      <w:r w:rsidRPr="0080032F">
        <w:rPr>
          <w:rFonts w:ascii="Times New Roman" w:hAnsi="Times New Roman" w:cs="Times New Roman"/>
          <w:sz w:val="24"/>
          <w:szCs w:val="24"/>
          <w:lang w:val="la-Latn" w:eastAsia="pl-PL"/>
        </w:rPr>
        <w:t>(F., 1781),</w:t>
      </w:r>
      <w:r w:rsidRPr="0080032F">
        <w:rPr>
          <w:rFonts w:ascii="Times New Roman" w:hAnsi="Times New Roman" w:cs="Times New Roman"/>
          <w:i/>
          <w:iCs/>
          <w:sz w:val="24"/>
          <w:szCs w:val="24"/>
          <w:lang w:val="la-Latn" w:eastAsia="pl-PL"/>
        </w:rPr>
        <w:t xml:space="preserve"> Harpactus laevis </w:t>
      </w:r>
      <w:r w:rsidRPr="0080032F">
        <w:rPr>
          <w:rFonts w:ascii="Times New Roman" w:hAnsi="Times New Roman" w:cs="Times New Roman"/>
          <w:sz w:val="24"/>
          <w:szCs w:val="24"/>
          <w:lang w:val="la-Latn" w:eastAsia="pl-PL"/>
        </w:rPr>
        <w:t>(Lat., 1792),</w:t>
      </w:r>
      <w:r w:rsidRPr="0080032F">
        <w:rPr>
          <w:rFonts w:ascii="Times New Roman" w:hAnsi="Times New Roman" w:cs="Times New Roman"/>
          <w:i/>
          <w:iCs/>
          <w:sz w:val="24"/>
          <w:szCs w:val="24"/>
          <w:lang w:val="la-Latn" w:eastAsia="pl-PL"/>
        </w:rPr>
        <w:t xml:space="preserve"> Lestica alata </w:t>
      </w:r>
      <w:r w:rsidRPr="0080032F">
        <w:rPr>
          <w:rFonts w:ascii="Times New Roman" w:hAnsi="Times New Roman" w:cs="Times New Roman"/>
          <w:sz w:val="24"/>
          <w:szCs w:val="24"/>
          <w:lang w:val="la-Latn" w:eastAsia="pl-PL"/>
        </w:rPr>
        <w:t>(Panzer, 1797)).</w:t>
      </w:r>
      <w:r w:rsidRPr="0080032F">
        <w:rPr>
          <w:rFonts w:ascii="Times New Roman" w:hAnsi="Times New Roman" w:cs="Times New Roman"/>
          <w:sz w:val="24"/>
          <w:szCs w:val="24"/>
          <w:lang w:val="la-Latn"/>
        </w:rPr>
        <w:t xml:space="preserve"> Podobną zależność, stwierdzono w przypadku badań dotyczących atrakcyjności innego typu siedlisk antropogenicznych, tj. składowisk wapna posodowego (Twerd et al., 2017). Wykazano </w:t>
      </w:r>
      <w:r w:rsidRPr="0080032F">
        <w:rPr>
          <w:rFonts w:ascii="Times New Roman" w:hAnsi="Times New Roman" w:cs="Times New Roman"/>
          <w:sz w:val="24"/>
          <w:szCs w:val="24"/>
          <w:lang w:val="la-Latn"/>
        </w:rPr>
        <w:lastRenderedPageBreak/>
        <w:t xml:space="preserve">wówczas, że najkorzystniejszy był etap zarastania składowisk przez roślinność drzewiastą, ponieważ w zgrupowaniu odnotowywane zostały zarówno gatunki związane z terenami otwartymi, ale także stenotopowe gatunki związane z terenami leśnymi (Twerd et al., 2017). </w:t>
      </w:r>
      <w:r w:rsidRPr="0080032F">
        <w:rPr>
          <w:rFonts w:ascii="Times New Roman" w:hAnsi="Times New Roman" w:cs="Times New Roman"/>
          <w:sz w:val="24"/>
          <w:szCs w:val="24"/>
        </w:rPr>
        <w:t>W przypadku naszych badań było to możliwe, ponieważ analizowane</w:t>
      </w:r>
      <w:r w:rsidRPr="0080032F">
        <w:rPr>
          <w:rFonts w:ascii="Times New Roman" w:hAnsi="Times New Roman" w:cs="Times New Roman"/>
          <w:sz w:val="24"/>
          <w:szCs w:val="24"/>
          <w:lang w:val="la-Latn"/>
        </w:rPr>
        <w:t xml:space="preserve"> piaskownie to obiekty, w których wydobycie odbywa się</w:t>
      </w:r>
      <w:r w:rsidRPr="0080032F">
        <w:rPr>
          <w:rFonts w:ascii="Times New Roman" w:hAnsi="Times New Roman" w:cs="Times New Roman"/>
          <w:sz w:val="24"/>
          <w:szCs w:val="24"/>
        </w:rPr>
        <w:t xml:space="preserve"> okresowo. </w:t>
      </w:r>
      <w:r w:rsidRPr="0080032F">
        <w:rPr>
          <w:rFonts w:ascii="Times New Roman" w:hAnsi="Times New Roman" w:cs="Times New Roman"/>
          <w:sz w:val="24"/>
          <w:szCs w:val="24"/>
          <w:lang w:val="la-Latn"/>
        </w:rPr>
        <w:t xml:space="preserve">Niewielki stopień eksploatacji złoża sprawia, że częściowo miejsca te podlegają sukcesji spontanicznej. </w:t>
      </w:r>
      <w:r w:rsidRPr="0080032F">
        <w:rPr>
          <w:rFonts w:ascii="Times New Roman" w:hAnsi="Times New Roman" w:cs="Times New Roman"/>
          <w:sz w:val="24"/>
          <w:szCs w:val="24"/>
        </w:rPr>
        <w:t>Co</w:t>
      </w:r>
      <w:r w:rsidRPr="0080032F">
        <w:rPr>
          <w:rFonts w:ascii="Times New Roman" w:hAnsi="Times New Roman" w:cs="Times New Roman"/>
          <w:sz w:val="24"/>
          <w:szCs w:val="24"/>
          <w:lang w:val="la-Latn"/>
        </w:rPr>
        <w:t xml:space="preserve"> za tym idzie, w obrębie wyrobisk wykształcają się zróżnicowane mikrosiedliska obejmujące zarówno piaszczyste odsłonięcia terenu, jaki powierzchnie porośnięte roślinnością, w tym leśną. Jednocześnie, </w:t>
      </w:r>
      <w:r w:rsidRPr="0080032F">
        <w:rPr>
          <w:rFonts w:ascii="Times New Roman" w:hAnsi="Times New Roman" w:cs="Times New Roman"/>
          <w:sz w:val="24"/>
          <w:szCs w:val="24"/>
        </w:rPr>
        <w:t>w niektórych piaskowniach wydobycie zostało zaniechane</w:t>
      </w:r>
      <w:r w:rsidRPr="0080032F">
        <w:rPr>
          <w:rFonts w:ascii="Times New Roman" w:hAnsi="Times New Roman" w:cs="Times New Roman"/>
          <w:sz w:val="24"/>
          <w:szCs w:val="24"/>
          <w:lang w:val="la-Latn"/>
        </w:rPr>
        <w:t xml:space="preserve"> ok. 2006 roku. Obiekty te nie zostały zrekultywowane i podlegały wyłącznie sukcesji spontanicznej</w:t>
      </w:r>
      <w:r w:rsidRPr="0080032F">
        <w:rPr>
          <w:rFonts w:ascii="Times New Roman" w:hAnsi="Times New Roman" w:cs="Times New Roman"/>
          <w:sz w:val="24"/>
          <w:szCs w:val="24"/>
        </w:rPr>
        <w:t xml:space="preserve">. Obecnie, miejsca te </w:t>
      </w:r>
      <w:r w:rsidRPr="0080032F">
        <w:rPr>
          <w:rFonts w:ascii="Times New Roman" w:hAnsi="Times New Roman" w:cs="Times New Roman"/>
          <w:sz w:val="24"/>
          <w:szCs w:val="24"/>
          <w:lang w:val="la-Latn"/>
        </w:rPr>
        <w:t>porośnięte są głównie</w:t>
      </w:r>
      <w:r w:rsidRPr="0080032F">
        <w:rPr>
          <w:rFonts w:ascii="Times New Roman" w:hAnsi="Times New Roman" w:cs="Times New Roman"/>
          <w:sz w:val="24"/>
          <w:szCs w:val="24"/>
        </w:rPr>
        <w:t xml:space="preserve"> przez</w:t>
      </w:r>
      <w:r w:rsidRPr="0080032F">
        <w:rPr>
          <w:rFonts w:ascii="Times New Roman" w:hAnsi="Times New Roman" w:cs="Times New Roman"/>
          <w:i/>
          <w:iCs/>
          <w:sz w:val="24"/>
          <w:szCs w:val="24"/>
          <w:lang w:val="la-Latn"/>
        </w:rPr>
        <w:t>Pinus sylvestris</w:t>
      </w:r>
      <w:r w:rsidRPr="0080032F">
        <w:rPr>
          <w:rFonts w:ascii="Times New Roman" w:hAnsi="Times New Roman" w:cs="Times New Roman"/>
          <w:sz w:val="24"/>
          <w:szCs w:val="24"/>
          <w:lang w:val="la-Latn"/>
        </w:rPr>
        <w:t>. W tym przypadku (późne stadium sukcesji), udziałroślinności zielnej wyniósł</w:t>
      </w:r>
      <w:r w:rsidR="00DC5C32">
        <w:rPr>
          <w:rFonts w:ascii="Times New Roman" w:hAnsi="Times New Roman" w:cs="Times New Roman"/>
          <w:sz w:val="24"/>
          <w:szCs w:val="24"/>
        </w:rPr>
        <w:t>15</w:t>
      </w:r>
      <w:r w:rsidRPr="0080032F">
        <w:rPr>
          <w:rFonts w:ascii="Times New Roman" w:hAnsi="Times New Roman" w:cs="Times New Roman"/>
          <w:sz w:val="24"/>
          <w:szCs w:val="24"/>
          <w:lang w:val="la-Latn"/>
        </w:rPr>
        <w:t>-</w:t>
      </w:r>
      <w:r w:rsidR="00DC5C32">
        <w:rPr>
          <w:rFonts w:ascii="Times New Roman" w:hAnsi="Times New Roman" w:cs="Times New Roman"/>
          <w:sz w:val="24"/>
          <w:szCs w:val="24"/>
        </w:rPr>
        <w:t>40</w:t>
      </w:r>
      <w:r w:rsidRPr="0080032F">
        <w:rPr>
          <w:rFonts w:ascii="Times New Roman" w:hAnsi="Times New Roman" w:cs="Times New Roman"/>
          <w:sz w:val="24"/>
          <w:szCs w:val="24"/>
          <w:lang w:val="la-Latn"/>
        </w:rPr>
        <w:t xml:space="preserve">%, a drzew i zadrzewień był </w:t>
      </w:r>
      <w:r w:rsidR="00DC5C32">
        <w:rPr>
          <w:rFonts w:ascii="Times New Roman" w:hAnsi="Times New Roman" w:cs="Times New Roman"/>
          <w:sz w:val="24"/>
          <w:szCs w:val="24"/>
          <w:lang w:val="la-Latn"/>
        </w:rPr>
        <w:t>≥</w:t>
      </w:r>
      <w:r w:rsidRPr="0080032F">
        <w:rPr>
          <w:rFonts w:ascii="Times New Roman" w:hAnsi="Times New Roman" w:cs="Times New Roman"/>
          <w:sz w:val="24"/>
          <w:szCs w:val="24"/>
          <w:lang w:val="la-Latn"/>
        </w:rPr>
        <w:t xml:space="preserve">60%. Przy czym, </w:t>
      </w:r>
      <w:r w:rsidR="00232AFF">
        <w:rPr>
          <w:rFonts w:ascii="Times New Roman" w:hAnsi="Times New Roman" w:cs="Times New Roman"/>
          <w:sz w:val="24"/>
          <w:szCs w:val="24"/>
        </w:rPr>
        <w:t xml:space="preserve">w większości </w:t>
      </w:r>
      <w:r w:rsidRPr="0080032F">
        <w:rPr>
          <w:rFonts w:ascii="Times New Roman" w:hAnsi="Times New Roman" w:cs="Times New Roman"/>
          <w:sz w:val="24"/>
          <w:szCs w:val="24"/>
          <w:lang w:val="la-Latn"/>
        </w:rPr>
        <w:t>takich wyrobisk część złoża zawsze pozostawała odsłonięta. Wynikało to z faktu, że po zaniechaniu wydobycia miejsca te często są wykorzystywane nielegalnie przez miejscową ludność, co umiemożliwia całkowite zarośnięcie złoża. Ponadto stwarza to warunki do jednoczesnego bytowania gatunków o odmiennych preferencjach siedliskowych, a tym samym zwiększa wartość ochronną badanych siedlisk (</w:t>
      </w:r>
      <w:r w:rsidR="000D6218" w:rsidRPr="000D6218">
        <w:rPr>
          <w:rFonts w:ascii="Times New Roman" w:hAnsi="Times New Roman" w:cs="Times New Roman"/>
          <w:sz w:val="24"/>
          <w:szCs w:val="24"/>
        </w:rPr>
        <w:t>Kerbiriou</w:t>
      </w:r>
      <w:r w:rsidRPr="000D6218">
        <w:rPr>
          <w:rFonts w:ascii="Times New Roman" w:hAnsi="Times New Roman" w:cs="Times New Roman"/>
          <w:sz w:val="24"/>
          <w:szCs w:val="24"/>
          <w:lang w:val="la-Latn"/>
        </w:rPr>
        <w:t xml:space="preserve"> et al.</w:t>
      </w:r>
      <w:r w:rsidRPr="000D6218">
        <w:rPr>
          <w:rFonts w:ascii="Times New Roman" w:hAnsi="Times New Roman" w:cs="Times New Roman"/>
          <w:sz w:val="24"/>
          <w:szCs w:val="24"/>
        </w:rPr>
        <w:t>,</w:t>
      </w:r>
      <w:r w:rsidRPr="000D6218">
        <w:rPr>
          <w:rFonts w:ascii="Times New Roman" w:hAnsi="Times New Roman" w:cs="Times New Roman"/>
          <w:sz w:val="24"/>
          <w:szCs w:val="24"/>
          <w:lang w:val="la-Latn"/>
        </w:rPr>
        <w:t xml:space="preserve"> 2018</w:t>
      </w:r>
      <w:r w:rsidRPr="0080032F">
        <w:rPr>
          <w:rFonts w:ascii="Times New Roman" w:hAnsi="Times New Roman" w:cs="Times New Roman"/>
          <w:sz w:val="24"/>
          <w:szCs w:val="24"/>
          <w:lang w:val="la-Latn"/>
        </w:rPr>
        <w:t>).</w:t>
      </w:r>
    </w:p>
    <w:p w:rsidR="00773982" w:rsidRPr="0080032F" w:rsidRDefault="00773982">
      <w:pPr>
        <w:spacing w:line="480" w:lineRule="auto"/>
        <w:ind w:firstLine="720"/>
        <w:jc w:val="both"/>
        <w:rPr>
          <w:rFonts w:ascii="Times New Roman" w:hAnsi="Times New Roman" w:cs="Times New Roman"/>
          <w:sz w:val="24"/>
          <w:szCs w:val="24"/>
        </w:rPr>
      </w:pPr>
      <w:r w:rsidRPr="0080032F">
        <w:rPr>
          <w:rFonts w:ascii="Times New Roman" w:hAnsi="Times New Roman" w:cs="Times New Roman"/>
          <w:sz w:val="24"/>
          <w:szCs w:val="24"/>
          <w:lang w:val="la-Latn"/>
        </w:rPr>
        <w:t xml:space="preserve">Zgrupowania </w:t>
      </w:r>
      <w:r w:rsidRPr="0080032F">
        <w:rPr>
          <w:rFonts w:ascii="Times New Roman" w:hAnsi="Times New Roman" w:cs="Times New Roman"/>
          <w:sz w:val="24"/>
          <w:szCs w:val="24"/>
        </w:rPr>
        <w:t>roślinożerców</w:t>
      </w:r>
      <w:r w:rsidRPr="0080032F">
        <w:rPr>
          <w:rFonts w:ascii="Times New Roman" w:hAnsi="Times New Roman" w:cs="Times New Roman"/>
          <w:sz w:val="24"/>
          <w:szCs w:val="24"/>
          <w:lang w:val="la-Latn"/>
        </w:rPr>
        <w:t>, w przeciwieństwie do kleptopasożytów i drapieżników, były bardzo zróżnicowane w poszczególnych stadiach i nasze wyniki mogą wskazywać na istotną rolę losowych czynników warunkujących ich zmienność (Ponisio et al., 2017). Z drugiej strony</w:t>
      </w:r>
      <w:r w:rsidR="00675CB7" w:rsidRPr="0080032F">
        <w:rPr>
          <w:rFonts w:ascii="Times New Roman" w:hAnsi="Times New Roman" w:cs="Times New Roman"/>
          <w:sz w:val="24"/>
          <w:szCs w:val="24"/>
        </w:rPr>
        <w:t>,</w:t>
      </w:r>
      <w:r w:rsidRPr="0080032F">
        <w:rPr>
          <w:rFonts w:ascii="Times New Roman" w:hAnsi="Times New Roman" w:cs="Times New Roman"/>
          <w:sz w:val="24"/>
          <w:szCs w:val="24"/>
          <w:lang w:val="la-Latn"/>
        </w:rPr>
        <w:t xml:space="preserve"> wbrew naszym oczekiwaniom</w:t>
      </w:r>
      <w:r w:rsidR="00675CB7" w:rsidRPr="0080032F">
        <w:rPr>
          <w:rFonts w:ascii="Times New Roman" w:hAnsi="Times New Roman" w:cs="Times New Roman"/>
          <w:sz w:val="24"/>
          <w:szCs w:val="24"/>
        </w:rPr>
        <w:t>,</w:t>
      </w:r>
      <w:r w:rsidRPr="0080032F">
        <w:rPr>
          <w:rFonts w:ascii="Times New Roman" w:hAnsi="Times New Roman" w:cs="Times New Roman"/>
          <w:sz w:val="24"/>
          <w:szCs w:val="24"/>
          <w:lang w:val="la-Latn"/>
        </w:rPr>
        <w:t xml:space="preserve"> zgrupowania drapieżników pomimo szybszej wymiany gatunków zachowują jednak pewną spójność strukturalną</w:t>
      </w:r>
      <w:r w:rsidR="00675CB7" w:rsidRPr="0080032F">
        <w:rPr>
          <w:rFonts w:ascii="Times New Roman" w:hAnsi="Times New Roman" w:cs="Times New Roman"/>
          <w:sz w:val="24"/>
          <w:szCs w:val="24"/>
        </w:rPr>
        <w:t>.Wskazuje na to</w:t>
      </w:r>
      <w:r w:rsidRPr="0080032F">
        <w:rPr>
          <w:rFonts w:ascii="Times New Roman" w:hAnsi="Times New Roman" w:cs="Times New Roman"/>
          <w:sz w:val="24"/>
          <w:szCs w:val="24"/>
          <w:lang w:val="la-Latn"/>
        </w:rPr>
        <w:t xml:space="preserve"> stosunkowo wysoka liczba gatunków kluczowych/stałych dla wszystkich stadiów sukcesji. This could suggests that these species might be key-stone species in trophic networks (Piraino et al., 2002)</w:t>
      </w:r>
      <w:r w:rsidRPr="0080032F">
        <w:rPr>
          <w:rFonts w:ascii="Times New Roman" w:hAnsi="Times New Roman" w:cs="Times New Roman"/>
          <w:sz w:val="24"/>
          <w:szCs w:val="24"/>
          <w:lang w:val="en-GB"/>
        </w:rPr>
        <w:t xml:space="preserve">. </w:t>
      </w:r>
      <w:r w:rsidRPr="0080032F">
        <w:rPr>
          <w:rFonts w:ascii="Times New Roman" w:hAnsi="Times New Roman" w:cs="Times New Roman"/>
          <w:sz w:val="24"/>
          <w:szCs w:val="24"/>
          <w:lang w:val="la-Latn"/>
        </w:rPr>
        <w:t xml:space="preserve">Z punktu widzenia konserwatorskiego szczególną uwagę zwraca się na gatunki </w:t>
      </w:r>
      <w:r w:rsidRPr="0080032F">
        <w:rPr>
          <w:rFonts w:ascii="Times New Roman" w:hAnsi="Times New Roman" w:cs="Times New Roman"/>
          <w:sz w:val="24"/>
          <w:szCs w:val="24"/>
          <w:lang w:val="la-Latn"/>
        </w:rPr>
        <w:lastRenderedPageBreak/>
        <w:t>rzadkie i zagrożone. Nie koniecznie jednak pełnią one ważną funkcję w ekosystemach a zwiększanie ich udziału w zgrupowaniu może być związane z wielkością środowiska (Krauss et al., 2009) and proximity of natural habitats (Novák and Konvička, 2006). Wciąż niejasna jest rola gattunków rzadkich w zgrupowaniach natomiast nasz</w:t>
      </w:r>
      <w:r w:rsidRPr="0080032F">
        <w:rPr>
          <w:rFonts w:ascii="Times New Roman" w:hAnsi="Times New Roman" w:cs="Times New Roman"/>
          <w:sz w:val="24"/>
          <w:szCs w:val="24"/>
        </w:rPr>
        <w:t>a</w:t>
      </w:r>
      <w:r w:rsidRPr="0080032F">
        <w:rPr>
          <w:rFonts w:ascii="Times New Roman" w:hAnsi="Times New Roman" w:cs="Times New Roman"/>
          <w:sz w:val="24"/>
          <w:szCs w:val="24"/>
          <w:lang w:val="la-Latn"/>
        </w:rPr>
        <w:t xml:space="preserve"> praca określa jak zmieniają się zgrupowania żądłówek i sugeruje wzi</w:t>
      </w:r>
      <w:r w:rsidRPr="0080032F">
        <w:rPr>
          <w:rFonts w:ascii="Times New Roman" w:hAnsi="Times New Roman" w:cs="Times New Roman"/>
          <w:sz w:val="24"/>
          <w:szCs w:val="24"/>
        </w:rPr>
        <w:t>ę</w:t>
      </w:r>
      <w:r w:rsidRPr="0080032F">
        <w:rPr>
          <w:rFonts w:ascii="Times New Roman" w:hAnsi="Times New Roman" w:cs="Times New Roman"/>
          <w:sz w:val="24"/>
          <w:szCs w:val="24"/>
          <w:lang w:val="la-Latn"/>
        </w:rPr>
        <w:t>cie pod uwagę ogólnej zmienności zgrupowania wraz z liczbą rzadkich i zagrożonych gatunków w celu określania priorytetów ochrony.</w:t>
      </w:r>
    </w:p>
    <w:p w:rsidR="00773982" w:rsidRPr="0080032F" w:rsidRDefault="00773982">
      <w:pPr>
        <w:pStyle w:val="Textbody"/>
        <w:spacing w:before="29" w:after="29" w:line="480" w:lineRule="auto"/>
        <w:jc w:val="both"/>
        <w:rPr>
          <w:rFonts w:ascii="Times New Roman" w:hAnsi="Times New Roman" w:cs="Times New Roman"/>
          <w:lang w:val="pl-PL"/>
        </w:rPr>
      </w:pPr>
    </w:p>
    <w:p w:rsidR="00773982" w:rsidRPr="0080032F" w:rsidRDefault="00773982">
      <w:pPr>
        <w:spacing w:before="29" w:after="29" w:line="480" w:lineRule="auto"/>
        <w:jc w:val="both"/>
        <w:rPr>
          <w:rFonts w:ascii="Times New Roman" w:hAnsi="Times New Roman" w:cs="Times New Roman"/>
          <w:sz w:val="24"/>
          <w:szCs w:val="24"/>
        </w:rPr>
      </w:pPr>
      <w:r w:rsidRPr="0080032F">
        <w:rPr>
          <w:rFonts w:ascii="Times New Roman" w:hAnsi="Times New Roman" w:cs="Times New Roman"/>
          <w:b/>
          <w:bCs/>
          <w:sz w:val="24"/>
          <w:szCs w:val="24"/>
          <w:lang w:val="la-Latn"/>
        </w:rPr>
        <w:t>6.</w:t>
      </w:r>
      <w:r w:rsidR="00A528BB">
        <w:rPr>
          <w:rFonts w:ascii="Times New Roman" w:hAnsi="Times New Roman" w:cs="Times New Roman"/>
          <w:b/>
          <w:bCs/>
          <w:sz w:val="24"/>
          <w:szCs w:val="24"/>
        </w:rPr>
        <w:t xml:space="preserve"> </w:t>
      </w:r>
      <w:r w:rsidRPr="0080032F">
        <w:rPr>
          <w:rFonts w:ascii="Times New Roman" w:hAnsi="Times New Roman" w:cs="Times New Roman"/>
          <w:b/>
          <w:bCs/>
          <w:sz w:val="24"/>
          <w:szCs w:val="24"/>
          <w:lang w:val="la-Latn"/>
        </w:rPr>
        <w:t>Conslusions</w:t>
      </w:r>
    </w:p>
    <w:p w:rsidR="00773982" w:rsidRPr="0080032F" w:rsidRDefault="00773982">
      <w:pPr>
        <w:spacing w:before="29" w:after="29" w:line="480" w:lineRule="auto"/>
        <w:ind w:firstLine="720"/>
        <w:jc w:val="both"/>
        <w:rPr>
          <w:rFonts w:ascii="Times New Roman" w:hAnsi="Times New Roman" w:cs="Times New Roman"/>
          <w:sz w:val="24"/>
          <w:szCs w:val="24"/>
        </w:rPr>
      </w:pPr>
      <w:r w:rsidRPr="0080032F">
        <w:rPr>
          <w:rFonts w:ascii="Times New Roman" w:hAnsi="Times New Roman" w:cs="Times New Roman"/>
          <w:sz w:val="24"/>
          <w:szCs w:val="24"/>
        </w:rPr>
        <w:t xml:space="preserve">Spontanicznie zarastające piaskownie mogą odgrywać ważną ponadregionalną rolę w ochronie przyrody jako miejsca występowania rzadkich gatunków owadów oraz jako siedliska zastępcze dla gatunków zagrożonych wyginięciem w Europie. Jednak wartość ochronna tych obszarów jest inna </w:t>
      </w:r>
      <w:r w:rsidRPr="0080032F">
        <w:rPr>
          <w:rFonts w:ascii="Times New Roman" w:hAnsi="Times New Roman" w:cs="Times New Roman"/>
          <w:sz w:val="24"/>
          <w:szCs w:val="24"/>
          <w:lang w:val="la-Latn"/>
        </w:rPr>
        <w:t xml:space="preserve">dla poszczególnych taksonów jak i grup różniących się historią życia. Stąd też przy opracowywaniu kierunku zagospodarowania tych terenów konieczne jest podejście wielotaksonowe. Możliwym rozwiązaniem problemu jednoczesnej ochrony gatunków o odmiennych wymaganiach ekologicznych jest pozostawienie obszarów powydobywczych do sukcesji spontanicznej. Przy czym, </w:t>
      </w:r>
      <w:r w:rsidRPr="0080032F">
        <w:rPr>
          <w:rFonts w:ascii="Times New Roman" w:hAnsi="Times New Roman" w:cs="Times New Roman"/>
          <w:sz w:val="24"/>
          <w:szCs w:val="24"/>
        </w:rPr>
        <w:t>ze względu na zastępowanie się gatunków, które ma miejsce w trakcie sukcesji naturalnej, ochrona tych obszarów wymaga wdrożenia aktywnych środków zarządzania. Działania te, powinny zmierzać do utrzymania na danym obszarze mozaiki siedlisk będących w różnych etapach sukcesyjnych przekształceń.</w:t>
      </w:r>
    </w:p>
    <w:p w:rsidR="00773982" w:rsidRPr="0080032F" w:rsidRDefault="00773982">
      <w:pPr>
        <w:pStyle w:val="Nagwek2"/>
        <w:spacing w:before="29" w:after="29" w:line="480" w:lineRule="auto"/>
        <w:jc w:val="both"/>
        <w:rPr>
          <w:rFonts w:ascii="Times New Roman" w:hAnsi="Times New Roman" w:cs="Times New Roman"/>
          <w:b/>
          <w:bCs/>
          <w:color w:val="auto"/>
          <w:sz w:val="24"/>
          <w:szCs w:val="24"/>
          <w:lang w:val="la-Latn"/>
        </w:rPr>
      </w:pPr>
    </w:p>
    <w:p w:rsidR="00773982" w:rsidRPr="0080032F" w:rsidRDefault="00773982">
      <w:pPr>
        <w:pStyle w:val="Nagwek2"/>
        <w:spacing w:before="29" w:after="29" w:line="480" w:lineRule="auto"/>
        <w:jc w:val="both"/>
        <w:rPr>
          <w:rFonts w:ascii="Times New Roman" w:hAnsi="Times New Roman" w:cs="Times New Roman"/>
          <w:color w:val="auto"/>
          <w:sz w:val="24"/>
          <w:szCs w:val="24"/>
          <w:lang w:val="en-US"/>
        </w:rPr>
      </w:pPr>
      <w:r w:rsidRPr="0080032F">
        <w:rPr>
          <w:rFonts w:ascii="Times New Roman" w:hAnsi="Times New Roman" w:cs="Times New Roman"/>
          <w:b/>
          <w:bCs/>
          <w:color w:val="auto"/>
          <w:sz w:val="24"/>
          <w:szCs w:val="24"/>
          <w:lang w:val="la-Latn"/>
        </w:rPr>
        <w:t>Acknowledgments</w:t>
      </w:r>
    </w:p>
    <w:p w:rsidR="00773982" w:rsidRPr="0080032F" w:rsidRDefault="00773982">
      <w:pPr>
        <w:pStyle w:val="Tekstpodstawowywcity21"/>
        <w:spacing w:before="29" w:after="29"/>
        <w:ind w:left="0"/>
        <w:jc w:val="both"/>
        <w:rPr>
          <w:rFonts w:ascii="Times New Roman" w:hAnsi="Times New Roman" w:cs="Times New Roman"/>
          <w:sz w:val="24"/>
          <w:szCs w:val="24"/>
          <w:lang w:val="la-Latn"/>
        </w:rPr>
      </w:pPr>
      <w:r w:rsidRPr="0080032F">
        <w:rPr>
          <w:rFonts w:ascii="Times New Roman" w:hAnsi="Times New Roman" w:cs="Times New Roman"/>
          <w:sz w:val="24"/>
          <w:szCs w:val="24"/>
          <w:lang w:val="la-Latn"/>
        </w:rPr>
        <w:t>This work was supported by the Polish Minister of Science and Higher Education, under the program “Regional Initiative of Excellence” in the years 2019-2022 [Grant No. 008/RID/2018/19].</w:t>
      </w:r>
    </w:p>
    <w:p w:rsidR="00773982" w:rsidRPr="0080032F" w:rsidRDefault="00773982">
      <w:pPr>
        <w:spacing w:before="29" w:after="0" w:line="480" w:lineRule="auto"/>
        <w:jc w:val="both"/>
        <w:rPr>
          <w:rFonts w:ascii="Times New Roman" w:hAnsi="Times New Roman" w:cs="Times New Roman"/>
          <w:sz w:val="24"/>
          <w:szCs w:val="24"/>
          <w:lang w:val="la-Latn"/>
        </w:rPr>
      </w:pPr>
      <w:bookmarkStart w:id="26" w:name="rstudio_console_output1"/>
      <w:bookmarkStart w:id="27" w:name="rstudio_console_output2"/>
      <w:bookmarkStart w:id="28" w:name="rstudio_console_output3"/>
      <w:bookmarkStart w:id="29" w:name="rstudio_console_output4"/>
      <w:bookmarkEnd w:id="26"/>
      <w:bookmarkEnd w:id="27"/>
      <w:bookmarkEnd w:id="28"/>
      <w:bookmarkEnd w:id="29"/>
    </w:p>
    <w:sectPr w:rsidR="00773982" w:rsidRPr="0080032F" w:rsidSect="00773982">
      <w:pgSz w:w="11906" w:h="16838"/>
      <w:pgMar w:top="1304" w:right="1418" w:bottom="1304" w:left="1418"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Michu" w:date="2020-09-15T16:51:00Z" w:initials="M">
    <w:p w:rsidR="000D6218" w:rsidRPr="004173FC" w:rsidRDefault="000D6218">
      <w:pPr>
        <w:pStyle w:val="Tekstkomentarza"/>
        <w:rPr>
          <w:rFonts w:ascii="Times New Roman" w:hAnsi="Times New Roman" w:cs="Times New Roman"/>
          <w:sz w:val="16"/>
          <w:szCs w:val="16"/>
        </w:rPr>
      </w:pPr>
      <w:r>
        <w:rPr>
          <w:rStyle w:val="Odwoaniedokomentarza"/>
          <w:rFonts w:ascii="Calibri" w:hAnsi="Calibri" w:cs="Calibri"/>
        </w:rPr>
        <w:annotationRef/>
      </w:r>
      <w:r w:rsidRPr="004173FC">
        <w:rPr>
          <w:rFonts w:ascii="Times New Roman" w:hAnsi="Times New Roman" w:cs="Times New Roman"/>
          <w:sz w:val="16"/>
          <w:szCs w:val="16"/>
        </w:rPr>
        <w:t>Brak w spisie literatury.</w:t>
      </w:r>
    </w:p>
    <w:p w:rsidR="000D6218" w:rsidRPr="004173FC" w:rsidRDefault="000D6218">
      <w:pPr>
        <w:pStyle w:val="Tekstkomentarza"/>
        <w:rPr>
          <w:rFonts w:ascii="Times New Roman" w:hAnsi="Times New Roman" w:cs="Times New Roman"/>
          <w:sz w:val="16"/>
          <w:szCs w:val="16"/>
        </w:rPr>
      </w:pPr>
      <w:r w:rsidRPr="004173FC">
        <w:rPr>
          <w:rFonts w:ascii="Times New Roman" w:hAnsi="Times New Roman" w:cs="Times New Roman"/>
          <w:sz w:val="16"/>
          <w:szCs w:val="16"/>
        </w:rPr>
        <w:t>Dodałam do spi</w:t>
      </w:r>
      <w:r w:rsidR="004173FC" w:rsidRPr="004173FC">
        <w:rPr>
          <w:rFonts w:ascii="Times New Roman" w:hAnsi="Times New Roman" w:cs="Times New Roman"/>
          <w:sz w:val="16"/>
          <w:szCs w:val="16"/>
        </w:rPr>
        <w:t>su literatury poniższą pozycję:</w:t>
      </w:r>
    </w:p>
    <w:p w:rsidR="000D6218" w:rsidRDefault="000D6218">
      <w:pPr>
        <w:pStyle w:val="article"/>
        <w:shd w:val="clear" w:color="auto" w:fill="FFFFFF"/>
        <w:spacing w:before="0" w:beforeAutospacing="0" w:after="125" w:afterAutospacing="0"/>
        <w:jc w:val="both"/>
      </w:pPr>
      <w:r w:rsidRPr="004173FC">
        <w:rPr>
          <w:rFonts w:ascii="Times New Roman" w:hAnsi="Times New Roman"/>
          <w:sz w:val="16"/>
          <w:szCs w:val="16"/>
          <w:lang w:val="en-US"/>
        </w:rPr>
        <w:t xml:space="preserve">Brooks, M.E., Kristensen, K., van Benthem, K.J., Magnusson, A., Berg, C.W., Nielsen, A., </w:t>
      </w:r>
      <w:r w:rsidRPr="004173FC">
        <w:rPr>
          <w:rFonts w:ascii="Times New Roman" w:hAnsi="Times New Roman"/>
          <w:i/>
          <w:iCs/>
          <w:sz w:val="16"/>
          <w:szCs w:val="16"/>
          <w:lang w:val="en-US"/>
        </w:rPr>
        <w:t>et al</w:t>
      </w:r>
      <w:r w:rsidRPr="004173FC">
        <w:rPr>
          <w:rFonts w:ascii="Times New Roman" w:hAnsi="Times New Roman"/>
          <w:sz w:val="16"/>
          <w:szCs w:val="16"/>
          <w:lang w:val="en-US"/>
        </w:rPr>
        <w:t xml:space="preserve">., 2017. glmmTMB balances speed and flexibility among packages for Zero-inflated Generalized Linear Mixed Modeling. </w:t>
      </w:r>
      <w:r w:rsidRPr="004173FC">
        <w:rPr>
          <w:rFonts w:ascii="Times New Roman" w:hAnsi="Times New Roman"/>
          <w:sz w:val="16"/>
          <w:szCs w:val="16"/>
        </w:rPr>
        <w:t>R J. 9(2), 378–400. https://doi.org/10.32614/RJ-2017-066</w:t>
      </w:r>
    </w:p>
  </w:comment>
  <w:comment w:id="16" w:author="Michu" w:initials="M">
    <w:p w:rsidR="000D6218" w:rsidRDefault="000D6218">
      <w:pPr>
        <w:pStyle w:val="Tekstkomentarza"/>
      </w:pPr>
      <w:r>
        <w:rPr>
          <w:rStyle w:val="Odwoaniedokomentarza"/>
          <w:rFonts w:ascii="Calibri" w:hAnsi="Calibri" w:cs="Calibri"/>
        </w:rPr>
        <w:annotationRef/>
      </w:r>
      <w:r>
        <w:t>?</w:t>
      </w:r>
    </w:p>
  </w:comment>
  <w:comment w:id="18" w:author="Michu" w:initials="M">
    <w:p w:rsidR="000D6218" w:rsidRDefault="000D6218">
      <w:pPr>
        <w:pStyle w:val="Tekstkomentarza"/>
      </w:pPr>
      <w:r>
        <w:rPr>
          <w:rStyle w:val="Odwoaniedokomentarza"/>
          <w:rFonts w:ascii="Calibri" w:hAnsi="Calibri" w:cs="Calibri"/>
        </w:rPr>
        <w:annotationRef/>
      </w:r>
      <w:r>
        <w:t>?</w:t>
      </w:r>
    </w:p>
  </w:comment>
  <w:comment w:id="22" w:author="Michu" w:initials="M">
    <w:p w:rsidR="000D6218" w:rsidRDefault="000D6218">
      <w:pPr>
        <w:pStyle w:val="Tekstkomentarza"/>
      </w:pPr>
      <w:r>
        <w:rPr>
          <w:rStyle w:val="Odwoaniedokomentarza"/>
          <w:rFonts w:ascii="Calibri" w:hAnsi="Calibri" w:cs="Calibri"/>
        </w:rPr>
        <w:annotationRef/>
      </w:r>
      <w:r>
        <w:t>?</w:t>
      </w:r>
    </w:p>
  </w:comment>
  <w:comment w:id="24" w:author="Michu" w:initials="M">
    <w:p w:rsidR="000D6218" w:rsidRDefault="000D6218">
      <w:pPr>
        <w:pStyle w:val="Tekstkomentarza"/>
      </w:pPr>
      <w:r>
        <w:rPr>
          <w:rStyle w:val="Odwoaniedokomentarza"/>
          <w:rFonts w:ascii="Calibri" w:hAnsi="Calibri" w:cs="Calibri"/>
        </w:rPr>
        <w:annotationRef/>
      </w:r>
      <w:r>
        <w:t>Czy wykres z załącznika od Piotra powinien mieć odniesie w tym podrozdziale?</w:t>
      </w:r>
    </w:p>
  </w:comment>
  <w:comment w:id="25" w:author="Michu" w:initials="M">
    <w:p w:rsidR="000D6218" w:rsidRDefault="000D6218">
      <w:pPr>
        <w:pStyle w:val="Tekstkomentarza"/>
      </w:pPr>
      <w:r>
        <w:rPr>
          <w:rStyle w:val="Odwoaniedokomentarza"/>
          <w:rFonts w:ascii="Calibri" w:hAnsi="Calibri" w:cs="Calibri"/>
        </w:rPr>
        <w:annotationRef/>
      </w:r>
      <w:r>
        <w:t>Zrobić l. mnogą grup troficznych larw na wykresach, jak na fig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BEF7F7" w15:done="0"/>
  <w15:commentEx w15:paraId="683BB199" w15:done="0"/>
  <w15:commentEx w15:paraId="55191685" w15:done="0"/>
  <w15:commentEx w15:paraId="3E81C149" w15:done="0"/>
  <w15:commentEx w15:paraId="492A7E5E" w15:done="0"/>
  <w15:commentEx w15:paraId="7E3ECB1D" w15:done="0"/>
  <w15:commentEx w15:paraId="4A03181D" w15:done="0"/>
  <w15:commentEx w15:paraId="73C0DEAF" w15:done="0"/>
  <w15:commentEx w15:paraId="492BCAB9" w15:done="0"/>
  <w15:commentEx w15:paraId="300CEB75" w15:done="0"/>
  <w15:commentEx w15:paraId="7AB1AF95" w15:done="0"/>
  <w15:commentEx w15:paraId="0DA9DD4B" w15:done="0"/>
  <w15:commentEx w15:paraId="3C58F2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BEF7F7" w16cid:durableId="230B06AA"/>
  <w16cid:commentId w16cid:paraId="683BB199" w16cid:durableId="230B06AB"/>
  <w16cid:commentId w16cid:paraId="55191685" w16cid:durableId="230B06AC"/>
  <w16cid:commentId w16cid:paraId="3E81C149" w16cid:durableId="230B06AD"/>
  <w16cid:commentId w16cid:paraId="492A7E5E" w16cid:durableId="230B06AE"/>
  <w16cid:commentId w16cid:paraId="7E3ECB1D" w16cid:durableId="230B06AF"/>
  <w16cid:commentId w16cid:paraId="4A03181D" w16cid:durableId="230B06B0"/>
  <w16cid:commentId w16cid:paraId="73C0DEAF" w16cid:durableId="230B06B1"/>
  <w16cid:commentId w16cid:paraId="492BCAB9" w16cid:durableId="230B06B2"/>
  <w16cid:commentId w16cid:paraId="300CEB75" w16cid:durableId="230B06B3"/>
  <w16cid:commentId w16cid:paraId="7AB1AF95" w16cid:durableId="230B06B4"/>
  <w16cid:commentId w16cid:paraId="0DA9DD4B" w16cid:durableId="230B06B5"/>
  <w16cid:commentId w16cid:paraId="3C58F2DA" w16cid:durableId="230B06B7"/>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7D8F" w:rsidRDefault="001C7D8F">
      <w:pPr>
        <w:spacing w:after="0" w:line="240" w:lineRule="auto"/>
      </w:pPr>
      <w:r>
        <w:separator/>
      </w:r>
    </w:p>
  </w:endnote>
  <w:endnote w:type="continuationSeparator" w:id="1">
    <w:p w:rsidR="001C7D8F" w:rsidRDefault="001C7D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Liberation Serif">
    <w:altName w:val="Times New Roman"/>
    <w:panose1 w:val="00000000000000000000"/>
    <w:charset w:val="EE"/>
    <w:family w:val="roman"/>
    <w:notTrueType/>
    <w:pitch w:val="variable"/>
    <w:sig w:usb0="00000005" w:usb1="00000000" w:usb2="00000000" w:usb3="00000000" w:csb0="00000002"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OpenSymbol">
    <w:altName w:val="Arial Unicode MS"/>
    <w:panose1 w:val="00000000000000000000"/>
    <w:charset w:val="02"/>
    <w:family w:val="auto"/>
    <w:notTrueType/>
    <w:pitch w:val="default"/>
    <w:sig w:usb0="00000000" w:usb1="00000000" w:usb2="00000000" w:usb3="00000000" w:csb0="00000000" w:csb1="00000000"/>
  </w:font>
  <w:font w:name="Liberation Sans">
    <w:altName w:val="Arial"/>
    <w:panose1 w:val="00000000000000000000"/>
    <w:charset w:val="EE"/>
    <w:family w:val="swiss"/>
    <w:notTrueType/>
    <w:pitch w:val="variable"/>
    <w:sig w:usb0="00000005" w:usb1="00000000" w:usb2="00000000" w:usb3="00000000" w:csb0="00000002" w:csb1="00000000"/>
  </w:font>
  <w:font w:name="Lohit Devanagari">
    <w:altName w:val="Calibri"/>
    <w:panose1 w:val="00000000000000000000"/>
    <w:charset w:val="00"/>
    <w:family w:val="roman"/>
    <w:notTrueType/>
    <w:pitch w:val="default"/>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Liberation Mono">
    <w:altName w:val="Courier New"/>
    <w:panose1 w:val="00000000000000000000"/>
    <w:charset w:val="EE"/>
    <w:family w:val="modern"/>
    <w:notTrueType/>
    <w:pitch w:val="default"/>
    <w:sig w:usb0="00000005" w:usb1="00000000" w:usb2="00000000" w:usb3="00000000" w:csb0="00000002"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218" w:rsidRDefault="005C13A3">
    <w:pPr>
      <w:pStyle w:val="Stopka"/>
      <w:jc w:val="center"/>
    </w:pPr>
    <w:fldSimple w:instr=" PAGE ">
      <w:r w:rsidR="00A528BB">
        <w:rPr>
          <w:noProof/>
        </w:rPr>
        <w:t>1</w:t>
      </w:r>
    </w:fldSimple>
  </w:p>
  <w:p w:rsidR="000D6218" w:rsidRDefault="000D6218">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218" w:rsidRDefault="005C13A3">
    <w:pPr>
      <w:pStyle w:val="Stopka"/>
      <w:jc w:val="center"/>
    </w:pPr>
    <w:fldSimple w:instr=" PAGE ">
      <w:r w:rsidR="00A528BB">
        <w:rPr>
          <w:noProof/>
        </w:rPr>
        <w:t>24</w:t>
      </w:r>
    </w:fldSimple>
  </w:p>
  <w:p w:rsidR="000D6218" w:rsidRDefault="000D6218">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7D8F" w:rsidRDefault="001C7D8F">
      <w:pPr>
        <w:spacing w:after="0" w:line="240" w:lineRule="auto"/>
      </w:pPr>
      <w:r>
        <w:separator/>
      </w:r>
    </w:p>
  </w:footnote>
  <w:footnote w:type="continuationSeparator" w:id="1">
    <w:p w:rsidR="001C7D8F" w:rsidRDefault="001C7D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pPr>
      <w:rPr>
        <w:rFonts w:ascii="Times New Roman" w:hAnsi="Times New Roman" w:cs="Times New Roman"/>
      </w:rPr>
    </w:lvl>
    <w:lvl w:ilvl="1">
      <w:start w:val="1"/>
      <w:numFmt w:val="none"/>
      <w:suff w:val="nothing"/>
      <w:lvlText w:val=""/>
      <w:lvlJc w:val="left"/>
      <w:pPr>
        <w:tabs>
          <w:tab w:val="num" w:pos="0"/>
        </w:tabs>
      </w:pPr>
      <w:rPr>
        <w:rFonts w:ascii="Times New Roman" w:hAnsi="Times New Roman" w:cs="Times New Roman"/>
      </w:rPr>
    </w:lvl>
    <w:lvl w:ilvl="2">
      <w:start w:val="1"/>
      <w:numFmt w:val="none"/>
      <w:suff w:val="nothing"/>
      <w:lvlText w:val=""/>
      <w:lvlJc w:val="left"/>
      <w:pPr>
        <w:tabs>
          <w:tab w:val="num" w:pos="0"/>
        </w:tabs>
      </w:pPr>
      <w:rPr>
        <w:rFonts w:ascii="Times New Roman" w:hAnsi="Times New Roman" w:cs="Times New Roman"/>
      </w:rPr>
    </w:lvl>
    <w:lvl w:ilvl="3">
      <w:start w:val="1"/>
      <w:numFmt w:val="none"/>
      <w:suff w:val="nothing"/>
      <w:lvlText w:val=""/>
      <w:lvlJc w:val="left"/>
      <w:pPr>
        <w:tabs>
          <w:tab w:val="num" w:pos="0"/>
        </w:tabs>
      </w:pPr>
      <w:rPr>
        <w:rFonts w:ascii="Times New Roman" w:hAnsi="Times New Roman" w:cs="Times New Roman"/>
      </w:rPr>
    </w:lvl>
    <w:lvl w:ilvl="4">
      <w:start w:val="1"/>
      <w:numFmt w:val="none"/>
      <w:suff w:val="nothing"/>
      <w:lvlText w:val=""/>
      <w:lvlJc w:val="left"/>
      <w:pPr>
        <w:tabs>
          <w:tab w:val="num" w:pos="0"/>
        </w:tabs>
      </w:pPr>
      <w:rPr>
        <w:rFonts w:ascii="Times New Roman" w:hAnsi="Times New Roman" w:cs="Times New Roman"/>
      </w:rPr>
    </w:lvl>
    <w:lvl w:ilvl="5">
      <w:start w:val="1"/>
      <w:numFmt w:val="none"/>
      <w:suff w:val="nothing"/>
      <w:lvlText w:val=""/>
      <w:lvlJc w:val="left"/>
      <w:pPr>
        <w:tabs>
          <w:tab w:val="num" w:pos="0"/>
        </w:tabs>
      </w:pPr>
      <w:rPr>
        <w:rFonts w:ascii="Times New Roman" w:hAnsi="Times New Roman" w:cs="Times New Roman"/>
      </w:rPr>
    </w:lvl>
    <w:lvl w:ilvl="6">
      <w:start w:val="1"/>
      <w:numFmt w:val="none"/>
      <w:suff w:val="nothing"/>
      <w:lvlText w:val=""/>
      <w:lvlJc w:val="left"/>
      <w:pPr>
        <w:tabs>
          <w:tab w:val="num" w:pos="0"/>
        </w:tabs>
      </w:pPr>
      <w:rPr>
        <w:rFonts w:ascii="Times New Roman" w:hAnsi="Times New Roman" w:cs="Times New Roman"/>
      </w:rPr>
    </w:lvl>
    <w:lvl w:ilvl="7">
      <w:start w:val="1"/>
      <w:numFmt w:val="none"/>
      <w:suff w:val="nothing"/>
      <w:lvlText w:val=""/>
      <w:lvlJc w:val="left"/>
      <w:pPr>
        <w:tabs>
          <w:tab w:val="num" w:pos="0"/>
        </w:tabs>
      </w:pPr>
      <w:rPr>
        <w:rFonts w:ascii="Times New Roman" w:hAnsi="Times New Roman" w:cs="Times New Roman"/>
      </w:rPr>
    </w:lvl>
    <w:lvl w:ilvl="8">
      <w:start w:val="1"/>
      <w:numFmt w:val="none"/>
      <w:suff w:val="nothing"/>
      <w:lvlText w:val=""/>
      <w:lvlJc w:val="left"/>
      <w:pPr>
        <w:tabs>
          <w:tab w:val="num" w:pos="0"/>
        </w:tabs>
      </w:pPr>
      <w:rPr>
        <w:rFonts w:ascii="Times New Roman" w:hAnsi="Times New Roman" w:cs="Times New Roman"/>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awit">
    <w15:presenceInfo w15:providerId="None" w15:userId="rawit"/>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footnotePr>
    <w:footnote w:id="0"/>
    <w:footnote w:id="1"/>
  </w:footnotePr>
  <w:endnotePr>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73982"/>
    <w:rsid w:val="000D6218"/>
    <w:rsid w:val="001351B8"/>
    <w:rsid w:val="001C7D8F"/>
    <w:rsid w:val="001E5BC9"/>
    <w:rsid w:val="00232AFF"/>
    <w:rsid w:val="0037225B"/>
    <w:rsid w:val="004173FC"/>
    <w:rsid w:val="00432D38"/>
    <w:rsid w:val="00512229"/>
    <w:rsid w:val="00542BC6"/>
    <w:rsid w:val="00555A34"/>
    <w:rsid w:val="005C13A3"/>
    <w:rsid w:val="00675CB7"/>
    <w:rsid w:val="00773982"/>
    <w:rsid w:val="007D48AF"/>
    <w:rsid w:val="0080032F"/>
    <w:rsid w:val="00892FBD"/>
    <w:rsid w:val="00897FDF"/>
    <w:rsid w:val="0091393D"/>
    <w:rsid w:val="009846CF"/>
    <w:rsid w:val="009C166F"/>
    <w:rsid w:val="00A528BB"/>
    <w:rsid w:val="00A61CB8"/>
    <w:rsid w:val="00AA181C"/>
    <w:rsid w:val="00BE610F"/>
    <w:rsid w:val="00D52B08"/>
    <w:rsid w:val="00DC5C32"/>
    <w:rsid w:val="00E51CA9"/>
    <w:rsid w:val="00F0035C"/>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semiHidden="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qFormat="1"/>
    <w:lsdException w:name="List" w:unhideWhenUsed="0"/>
    <w:lsdException w:name="Title" w:semiHidden="0" w:uiPriority="10" w:unhideWhenUsed="0" w:qFormat="1"/>
    <w:lsdException w:name="Subtitle" w:semiHidden="0" w:uiPriority="11" w:unhideWhenUsed="0" w:qFormat="1"/>
    <w:lsdException w:name="Strong" w:semiHidden="0" w:unhideWhenUsed="0" w:qFormat="1"/>
    <w:lsdException w:name="Emphasis" w:semiHidden="0" w:unhideWhenUsed="0" w:qFormat="1"/>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C166F"/>
    <w:pPr>
      <w:suppressAutoHyphens/>
      <w:spacing w:after="160" w:line="252" w:lineRule="auto"/>
    </w:pPr>
    <w:rPr>
      <w:rFonts w:cs="Calibri"/>
      <w:sz w:val="22"/>
      <w:szCs w:val="22"/>
      <w:lang w:eastAsia="zh-CN"/>
    </w:rPr>
  </w:style>
  <w:style w:type="paragraph" w:styleId="Nagwek1">
    <w:name w:val="heading 1"/>
    <w:basedOn w:val="Normalny"/>
    <w:next w:val="Normalny"/>
    <w:link w:val="Nagwek1Znak"/>
    <w:uiPriority w:val="99"/>
    <w:qFormat/>
    <w:rsid w:val="009C166F"/>
    <w:pPr>
      <w:keepNext/>
      <w:tabs>
        <w:tab w:val="num" w:pos="0"/>
      </w:tabs>
      <w:spacing w:before="240" w:after="120" w:line="240" w:lineRule="auto"/>
      <w:textAlignment w:val="baseline"/>
      <w:outlineLvl w:val="0"/>
    </w:pPr>
    <w:rPr>
      <w:rFonts w:ascii="Liberation Serif" w:hAnsi="Liberation Serif" w:cs="Liberation Serif"/>
      <w:b/>
      <w:bCs/>
      <w:kern w:val="2"/>
      <w:sz w:val="48"/>
      <w:szCs w:val="48"/>
      <w:lang w:val="en-US"/>
    </w:rPr>
  </w:style>
  <w:style w:type="paragraph" w:styleId="Nagwek2">
    <w:name w:val="heading 2"/>
    <w:basedOn w:val="Normalny"/>
    <w:next w:val="Normalny"/>
    <w:link w:val="Nagwek2Znak"/>
    <w:uiPriority w:val="99"/>
    <w:qFormat/>
    <w:rsid w:val="009C166F"/>
    <w:pPr>
      <w:keepNext/>
      <w:keepLines/>
      <w:tabs>
        <w:tab w:val="num" w:pos="0"/>
      </w:tabs>
      <w:spacing w:before="40" w:after="0"/>
      <w:outlineLvl w:val="1"/>
    </w:pPr>
    <w:rPr>
      <w:rFonts w:ascii="Calibri Light" w:hAnsi="Calibri Light" w:cs="Calibri Light"/>
      <w:color w:val="2F5496"/>
      <w:sz w:val="26"/>
      <w:szCs w:val="26"/>
    </w:rPr>
  </w:style>
  <w:style w:type="paragraph" w:styleId="Nagwek3">
    <w:name w:val="heading 3"/>
    <w:basedOn w:val="Normalny"/>
    <w:next w:val="Normalny"/>
    <w:link w:val="Nagwek3Znak"/>
    <w:uiPriority w:val="99"/>
    <w:qFormat/>
    <w:rsid w:val="009C166F"/>
    <w:pPr>
      <w:keepNext/>
      <w:suppressAutoHyphens w:val="0"/>
      <w:spacing w:after="0" w:line="240" w:lineRule="auto"/>
      <w:outlineLvl w:val="2"/>
    </w:pPr>
    <w:rPr>
      <w:rFonts w:cs="Times New Roman"/>
      <w:b/>
      <w:bCs/>
      <w:i/>
      <w:iCs/>
      <w:sz w:val="20"/>
      <w:szCs w:val="20"/>
      <w:lang w:val="en-US"/>
    </w:rPr>
  </w:style>
  <w:style w:type="paragraph" w:styleId="Nagwek4">
    <w:name w:val="heading 4"/>
    <w:basedOn w:val="Normalny"/>
    <w:next w:val="Normalny"/>
    <w:link w:val="Nagwek4Znak"/>
    <w:uiPriority w:val="99"/>
    <w:qFormat/>
    <w:rsid w:val="009C166F"/>
    <w:pPr>
      <w:keepNext/>
      <w:tabs>
        <w:tab w:val="num" w:pos="0"/>
      </w:tabs>
      <w:spacing w:before="120" w:after="120" w:line="240" w:lineRule="auto"/>
      <w:textAlignment w:val="baseline"/>
      <w:outlineLvl w:val="3"/>
    </w:pPr>
    <w:rPr>
      <w:rFonts w:ascii="Liberation Serif" w:hAnsi="Liberation Serif" w:cs="Liberation Serif"/>
      <w:b/>
      <w:bCs/>
      <w:kern w:val="2"/>
      <w:sz w:val="24"/>
      <w:szCs w:val="24"/>
      <w:lang w:val="en-US"/>
    </w:rPr>
  </w:style>
  <w:style w:type="paragraph" w:styleId="Nagwek5">
    <w:name w:val="heading 5"/>
    <w:basedOn w:val="Normalny"/>
    <w:next w:val="Normalny"/>
    <w:link w:val="Nagwek5Znak"/>
    <w:uiPriority w:val="99"/>
    <w:qFormat/>
    <w:rsid w:val="009C166F"/>
    <w:pPr>
      <w:keepNext/>
      <w:spacing w:after="0" w:line="240" w:lineRule="auto"/>
      <w:jc w:val="center"/>
      <w:outlineLvl w:val="4"/>
    </w:pPr>
    <w:rPr>
      <w:rFonts w:cs="Times New Roman"/>
      <w:sz w:val="20"/>
      <w:szCs w:val="20"/>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9"/>
    <w:rsid w:val="009C166F"/>
    <w:rPr>
      <w:rFonts w:ascii="Liberation Serif" w:hAnsi="Liberation Serif" w:cs="Liberation Serif"/>
      <w:b/>
      <w:bCs/>
      <w:kern w:val="2"/>
      <w:sz w:val="48"/>
      <w:szCs w:val="48"/>
      <w:lang w:val="en-US" w:eastAsia="zh-CN"/>
    </w:rPr>
  </w:style>
  <w:style w:type="character" w:customStyle="1" w:styleId="Nagwek2Znak">
    <w:name w:val="Nagłówek 2 Znak"/>
    <w:link w:val="Nagwek2"/>
    <w:uiPriority w:val="99"/>
    <w:rsid w:val="009C166F"/>
    <w:rPr>
      <w:rFonts w:ascii="Calibri Light" w:hAnsi="Calibri Light" w:cs="Calibri Light"/>
      <w:color w:val="2F5496"/>
      <w:sz w:val="26"/>
      <w:szCs w:val="26"/>
    </w:rPr>
  </w:style>
  <w:style w:type="character" w:customStyle="1" w:styleId="Nagwek3Znak">
    <w:name w:val="Nagłówek 3 Znak"/>
    <w:link w:val="Nagwek3"/>
    <w:uiPriority w:val="9"/>
    <w:semiHidden/>
    <w:rsid w:val="00773982"/>
    <w:rPr>
      <w:rFonts w:ascii="Cambria" w:eastAsia="Times New Roman" w:hAnsi="Cambria" w:cs="Times New Roman"/>
      <w:b/>
      <w:bCs/>
      <w:sz w:val="26"/>
      <w:szCs w:val="26"/>
      <w:lang w:val="pl-PL" w:eastAsia="zh-CN"/>
    </w:rPr>
  </w:style>
  <w:style w:type="character" w:customStyle="1" w:styleId="Nagwek4Znak">
    <w:name w:val="Nagłówek 4 Znak"/>
    <w:link w:val="Nagwek4"/>
    <w:uiPriority w:val="99"/>
    <w:rsid w:val="009C166F"/>
    <w:rPr>
      <w:rFonts w:ascii="Liberation Serif" w:hAnsi="Liberation Serif" w:cs="Liberation Serif"/>
      <w:b/>
      <w:bCs/>
      <w:kern w:val="2"/>
      <w:sz w:val="24"/>
      <w:szCs w:val="24"/>
      <w:lang w:val="en-US" w:eastAsia="zh-CN"/>
    </w:rPr>
  </w:style>
  <w:style w:type="character" w:customStyle="1" w:styleId="Nagwek5Znak">
    <w:name w:val="Nagłówek 5 Znak"/>
    <w:link w:val="Nagwek5"/>
    <w:uiPriority w:val="9"/>
    <w:semiHidden/>
    <w:rsid w:val="00773982"/>
    <w:rPr>
      <w:b/>
      <w:bCs/>
      <w:i/>
      <w:iCs/>
      <w:sz w:val="26"/>
      <w:szCs w:val="26"/>
      <w:lang w:val="pl-PL" w:eastAsia="zh-CN"/>
    </w:rPr>
  </w:style>
  <w:style w:type="character" w:customStyle="1" w:styleId="WW8Num1z0">
    <w:name w:val="WW8Num1z0"/>
    <w:uiPriority w:val="99"/>
    <w:rsid w:val="009C166F"/>
  </w:style>
  <w:style w:type="character" w:customStyle="1" w:styleId="WW8Num1z1">
    <w:name w:val="WW8Num1z1"/>
    <w:uiPriority w:val="99"/>
    <w:rsid w:val="009C166F"/>
  </w:style>
  <w:style w:type="character" w:customStyle="1" w:styleId="WW8Num1z2">
    <w:name w:val="WW8Num1z2"/>
    <w:uiPriority w:val="99"/>
    <w:rsid w:val="009C166F"/>
  </w:style>
  <w:style w:type="character" w:customStyle="1" w:styleId="WW8Num1z3">
    <w:name w:val="WW8Num1z3"/>
    <w:uiPriority w:val="99"/>
    <w:rsid w:val="009C166F"/>
  </w:style>
  <w:style w:type="character" w:customStyle="1" w:styleId="WW8Num1z4">
    <w:name w:val="WW8Num1z4"/>
    <w:uiPriority w:val="99"/>
    <w:rsid w:val="009C166F"/>
  </w:style>
  <w:style w:type="character" w:customStyle="1" w:styleId="WW8Num1z5">
    <w:name w:val="WW8Num1z5"/>
    <w:uiPriority w:val="99"/>
    <w:rsid w:val="009C166F"/>
  </w:style>
  <w:style w:type="character" w:customStyle="1" w:styleId="WW8Num1z6">
    <w:name w:val="WW8Num1z6"/>
    <w:uiPriority w:val="99"/>
    <w:rsid w:val="009C166F"/>
  </w:style>
  <w:style w:type="character" w:customStyle="1" w:styleId="WW8Num1z7">
    <w:name w:val="WW8Num1z7"/>
    <w:uiPriority w:val="99"/>
    <w:rsid w:val="009C166F"/>
  </w:style>
  <w:style w:type="character" w:customStyle="1" w:styleId="WW8Num1z8">
    <w:name w:val="WW8Num1z8"/>
    <w:uiPriority w:val="99"/>
    <w:rsid w:val="009C166F"/>
  </w:style>
  <w:style w:type="character" w:customStyle="1" w:styleId="WW8Num2z0">
    <w:name w:val="WW8Num2z0"/>
    <w:uiPriority w:val="99"/>
    <w:rsid w:val="009C166F"/>
    <w:rPr>
      <w:rFonts w:ascii="Times New Roman" w:hAnsi="Times New Roman" w:cs="Times New Roman"/>
      <w:sz w:val="24"/>
      <w:szCs w:val="24"/>
      <w:lang w:val="en-US" w:eastAsia="zh-CN"/>
    </w:rPr>
  </w:style>
  <w:style w:type="character" w:customStyle="1" w:styleId="WW8Num2z1">
    <w:name w:val="WW8Num2z1"/>
    <w:uiPriority w:val="99"/>
    <w:rsid w:val="009C166F"/>
  </w:style>
  <w:style w:type="character" w:customStyle="1" w:styleId="WW8Num2z2">
    <w:name w:val="WW8Num2z2"/>
    <w:uiPriority w:val="99"/>
    <w:rsid w:val="009C166F"/>
  </w:style>
  <w:style w:type="character" w:customStyle="1" w:styleId="WW8Num2z3">
    <w:name w:val="WW8Num2z3"/>
    <w:uiPriority w:val="99"/>
    <w:rsid w:val="009C166F"/>
  </w:style>
  <w:style w:type="character" w:customStyle="1" w:styleId="WW8Num2z4">
    <w:name w:val="WW8Num2z4"/>
    <w:uiPriority w:val="99"/>
    <w:rsid w:val="009C166F"/>
  </w:style>
  <w:style w:type="character" w:customStyle="1" w:styleId="WW8Num2z5">
    <w:name w:val="WW8Num2z5"/>
    <w:uiPriority w:val="99"/>
    <w:rsid w:val="009C166F"/>
  </w:style>
  <w:style w:type="character" w:customStyle="1" w:styleId="WW8Num2z6">
    <w:name w:val="WW8Num2z6"/>
    <w:uiPriority w:val="99"/>
    <w:rsid w:val="009C166F"/>
  </w:style>
  <w:style w:type="character" w:customStyle="1" w:styleId="WW8Num2z7">
    <w:name w:val="WW8Num2z7"/>
    <w:uiPriority w:val="99"/>
    <w:rsid w:val="009C166F"/>
  </w:style>
  <w:style w:type="character" w:customStyle="1" w:styleId="WW8Num2z8">
    <w:name w:val="WW8Num2z8"/>
    <w:uiPriority w:val="99"/>
    <w:rsid w:val="009C166F"/>
  </w:style>
  <w:style w:type="character" w:customStyle="1" w:styleId="WW8Num3z0">
    <w:name w:val="WW8Num3z0"/>
    <w:uiPriority w:val="99"/>
    <w:rsid w:val="009C166F"/>
    <w:rPr>
      <w:rFonts w:ascii="Times New Roman" w:hAnsi="Times New Roman" w:cs="Times New Roman"/>
      <w:b/>
      <w:bCs/>
      <w:sz w:val="24"/>
      <w:szCs w:val="24"/>
    </w:rPr>
  </w:style>
  <w:style w:type="character" w:customStyle="1" w:styleId="WW8Num3z1">
    <w:name w:val="WW8Num3z1"/>
    <w:uiPriority w:val="99"/>
    <w:rsid w:val="009C166F"/>
  </w:style>
  <w:style w:type="character" w:customStyle="1" w:styleId="WW8Num3z2">
    <w:name w:val="WW8Num3z2"/>
    <w:uiPriority w:val="99"/>
    <w:rsid w:val="009C166F"/>
  </w:style>
  <w:style w:type="character" w:customStyle="1" w:styleId="WW8Num3z3">
    <w:name w:val="WW8Num3z3"/>
    <w:uiPriority w:val="99"/>
    <w:rsid w:val="009C166F"/>
  </w:style>
  <w:style w:type="character" w:customStyle="1" w:styleId="WW8Num3z4">
    <w:name w:val="WW8Num3z4"/>
    <w:uiPriority w:val="99"/>
    <w:rsid w:val="009C166F"/>
  </w:style>
  <w:style w:type="character" w:customStyle="1" w:styleId="WW8Num3z5">
    <w:name w:val="WW8Num3z5"/>
    <w:uiPriority w:val="99"/>
    <w:rsid w:val="009C166F"/>
  </w:style>
  <w:style w:type="character" w:customStyle="1" w:styleId="WW8Num3z6">
    <w:name w:val="WW8Num3z6"/>
    <w:uiPriority w:val="99"/>
    <w:rsid w:val="009C166F"/>
  </w:style>
  <w:style w:type="character" w:customStyle="1" w:styleId="WW8Num3z7">
    <w:name w:val="WW8Num3z7"/>
    <w:uiPriority w:val="99"/>
    <w:rsid w:val="009C166F"/>
  </w:style>
  <w:style w:type="character" w:customStyle="1" w:styleId="WW8Num3z8">
    <w:name w:val="WW8Num3z8"/>
    <w:uiPriority w:val="99"/>
    <w:rsid w:val="009C166F"/>
  </w:style>
  <w:style w:type="character" w:customStyle="1" w:styleId="WW8Num4z0">
    <w:name w:val="WW8Num4z0"/>
    <w:uiPriority w:val="99"/>
    <w:rsid w:val="009C166F"/>
    <w:rPr>
      <w:rFonts w:ascii="Symbol" w:hAnsi="Symbol" w:cs="Symbol"/>
    </w:rPr>
  </w:style>
  <w:style w:type="character" w:customStyle="1" w:styleId="WW8Num4z1">
    <w:name w:val="WW8Num4z1"/>
    <w:uiPriority w:val="99"/>
    <w:rsid w:val="009C166F"/>
    <w:rPr>
      <w:rFonts w:ascii="Courier New" w:hAnsi="Courier New" w:cs="Courier New"/>
    </w:rPr>
  </w:style>
  <w:style w:type="character" w:customStyle="1" w:styleId="WW8Num4z2">
    <w:name w:val="WW8Num4z2"/>
    <w:uiPriority w:val="99"/>
    <w:rsid w:val="009C166F"/>
    <w:rPr>
      <w:rFonts w:ascii="Wingdings" w:hAnsi="Wingdings" w:cs="Wingdings"/>
    </w:rPr>
  </w:style>
  <w:style w:type="character" w:customStyle="1" w:styleId="WW8Num5z0">
    <w:name w:val="WW8Num5z0"/>
    <w:uiPriority w:val="99"/>
    <w:rsid w:val="009C166F"/>
  </w:style>
  <w:style w:type="character" w:customStyle="1" w:styleId="WW8Num5z1">
    <w:name w:val="WW8Num5z1"/>
    <w:uiPriority w:val="99"/>
    <w:rsid w:val="009C166F"/>
  </w:style>
  <w:style w:type="character" w:customStyle="1" w:styleId="WW8Num5z2">
    <w:name w:val="WW8Num5z2"/>
    <w:uiPriority w:val="99"/>
    <w:rsid w:val="009C166F"/>
  </w:style>
  <w:style w:type="character" w:customStyle="1" w:styleId="WW8Num5z3">
    <w:name w:val="WW8Num5z3"/>
    <w:uiPriority w:val="99"/>
    <w:rsid w:val="009C166F"/>
  </w:style>
  <w:style w:type="character" w:customStyle="1" w:styleId="WW8Num5z4">
    <w:name w:val="WW8Num5z4"/>
    <w:uiPriority w:val="99"/>
    <w:rsid w:val="009C166F"/>
  </w:style>
  <w:style w:type="character" w:customStyle="1" w:styleId="WW8Num5z5">
    <w:name w:val="WW8Num5z5"/>
    <w:uiPriority w:val="99"/>
    <w:rsid w:val="009C166F"/>
  </w:style>
  <w:style w:type="character" w:customStyle="1" w:styleId="WW8Num5z6">
    <w:name w:val="WW8Num5z6"/>
    <w:uiPriority w:val="99"/>
    <w:rsid w:val="009C166F"/>
  </w:style>
  <w:style w:type="character" w:customStyle="1" w:styleId="WW8Num5z7">
    <w:name w:val="WW8Num5z7"/>
    <w:uiPriority w:val="99"/>
    <w:rsid w:val="009C166F"/>
  </w:style>
  <w:style w:type="character" w:customStyle="1" w:styleId="WW8Num5z8">
    <w:name w:val="WW8Num5z8"/>
    <w:uiPriority w:val="99"/>
    <w:rsid w:val="009C166F"/>
  </w:style>
  <w:style w:type="character" w:customStyle="1" w:styleId="WW8Num6z0">
    <w:name w:val="WW8Num6z0"/>
    <w:uiPriority w:val="99"/>
    <w:rsid w:val="009C166F"/>
    <w:rPr>
      <w:rFonts w:ascii="Times New Roman" w:hAnsi="Times New Roman" w:cs="Times New Roman"/>
      <w:b/>
      <w:bCs/>
      <w:sz w:val="24"/>
      <w:szCs w:val="24"/>
    </w:rPr>
  </w:style>
  <w:style w:type="character" w:customStyle="1" w:styleId="WW8Num6z1">
    <w:name w:val="WW8Num6z1"/>
    <w:uiPriority w:val="99"/>
    <w:rsid w:val="009C166F"/>
  </w:style>
  <w:style w:type="character" w:customStyle="1" w:styleId="WW8Num6z2">
    <w:name w:val="WW8Num6z2"/>
    <w:uiPriority w:val="99"/>
    <w:rsid w:val="009C166F"/>
  </w:style>
  <w:style w:type="character" w:customStyle="1" w:styleId="WW8Num6z3">
    <w:name w:val="WW8Num6z3"/>
    <w:uiPriority w:val="99"/>
    <w:rsid w:val="009C166F"/>
  </w:style>
  <w:style w:type="character" w:customStyle="1" w:styleId="WW8Num6z4">
    <w:name w:val="WW8Num6z4"/>
    <w:uiPriority w:val="99"/>
    <w:rsid w:val="009C166F"/>
  </w:style>
  <w:style w:type="character" w:customStyle="1" w:styleId="WW8Num6z5">
    <w:name w:val="WW8Num6z5"/>
    <w:uiPriority w:val="99"/>
    <w:rsid w:val="009C166F"/>
  </w:style>
  <w:style w:type="character" w:customStyle="1" w:styleId="WW8Num6z6">
    <w:name w:val="WW8Num6z6"/>
    <w:uiPriority w:val="99"/>
    <w:rsid w:val="009C166F"/>
  </w:style>
  <w:style w:type="character" w:customStyle="1" w:styleId="WW8Num6z7">
    <w:name w:val="WW8Num6z7"/>
    <w:uiPriority w:val="99"/>
    <w:rsid w:val="009C166F"/>
  </w:style>
  <w:style w:type="character" w:customStyle="1" w:styleId="WW8Num6z8">
    <w:name w:val="WW8Num6z8"/>
    <w:uiPriority w:val="99"/>
    <w:rsid w:val="009C166F"/>
  </w:style>
  <w:style w:type="character" w:customStyle="1" w:styleId="WW8Num7z0">
    <w:name w:val="WW8Num7z0"/>
    <w:uiPriority w:val="99"/>
    <w:rsid w:val="009C166F"/>
    <w:rPr>
      <w:rFonts w:ascii="Times New Roman" w:hAnsi="Times New Roman" w:cs="Times New Roman"/>
      <w:b/>
      <w:bCs/>
      <w:sz w:val="24"/>
      <w:szCs w:val="24"/>
    </w:rPr>
  </w:style>
  <w:style w:type="character" w:customStyle="1" w:styleId="WW8Num7z1">
    <w:name w:val="WW8Num7z1"/>
    <w:uiPriority w:val="99"/>
    <w:rsid w:val="009C166F"/>
  </w:style>
  <w:style w:type="character" w:customStyle="1" w:styleId="WW8Num7z2">
    <w:name w:val="WW8Num7z2"/>
    <w:uiPriority w:val="99"/>
    <w:rsid w:val="009C166F"/>
  </w:style>
  <w:style w:type="character" w:customStyle="1" w:styleId="WW8Num7z3">
    <w:name w:val="WW8Num7z3"/>
    <w:uiPriority w:val="99"/>
    <w:rsid w:val="009C166F"/>
  </w:style>
  <w:style w:type="character" w:customStyle="1" w:styleId="WW8Num7z4">
    <w:name w:val="WW8Num7z4"/>
    <w:uiPriority w:val="99"/>
    <w:rsid w:val="009C166F"/>
  </w:style>
  <w:style w:type="character" w:customStyle="1" w:styleId="WW8Num7z5">
    <w:name w:val="WW8Num7z5"/>
    <w:uiPriority w:val="99"/>
    <w:rsid w:val="009C166F"/>
  </w:style>
  <w:style w:type="character" w:customStyle="1" w:styleId="WW8Num7z6">
    <w:name w:val="WW8Num7z6"/>
    <w:uiPriority w:val="99"/>
    <w:rsid w:val="009C166F"/>
  </w:style>
  <w:style w:type="character" w:customStyle="1" w:styleId="WW8Num7z7">
    <w:name w:val="WW8Num7z7"/>
    <w:uiPriority w:val="99"/>
    <w:rsid w:val="009C166F"/>
  </w:style>
  <w:style w:type="character" w:customStyle="1" w:styleId="WW8Num7z8">
    <w:name w:val="WW8Num7z8"/>
    <w:uiPriority w:val="99"/>
    <w:rsid w:val="009C166F"/>
  </w:style>
  <w:style w:type="character" w:customStyle="1" w:styleId="WW8Num8z0">
    <w:name w:val="WW8Num8z0"/>
    <w:uiPriority w:val="99"/>
    <w:rsid w:val="009C166F"/>
    <w:rPr>
      <w:rFonts w:ascii="Times New Roman" w:hAnsi="Times New Roman" w:cs="Times New Roman"/>
      <w:b/>
      <w:bCs/>
      <w:sz w:val="24"/>
      <w:szCs w:val="24"/>
    </w:rPr>
  </w:style>
  <w:style w:type="character" w:customStyle="1" w:styleId="WW8Num8z1">
    <w:name w:val="WW8Num8z1"/>
    <w:uiPriority w:val="99"/>
    <w:rsid w:val="009C166F"/>
  </w:style>
  <w:style w:type="character" w:customStyle="1" w:styleId="WW8Num8z2">
    <w:name w:val="WW8Num8z2"/>
    <w:uiPriority w:val="99"/>
    <w:rsid w:val="009C166F"/>
  </w:style>
  <w:style w:type="character" w:customStyle="1" w:styleId="WW8Num8z3">
    <w:name w:val="WW8Num8z3"/>
    <w:uiPriority w:val="99"/>
    <w:rsid w:val="009C166F"/>
  </w:style>
  <w:style w:type="character" w:customStyle="1" w:styleId="WW8Num8z4">
    <w:name w:val="WW8Num8z4"/>
    <w:uiPriority w:val="99"/>
    <w:rsid w:val="009C166F"/>
  </w:style>
  <w:style w:type="character" w:customStyle="1" w:styleId="WW8Num8z5">
    <w:name w:val="WW8Num8z5"/>
    <w:uiPriority w:val="99"/>
    <w:rsid w:val="009C166F"/>
  </w:style>
  <w:style w:type="character" w:customStyle="1" w:styleId="WW8Num8z6">
    <w:name w:val="WW8Num8z6"/>
    <w:uiPriority w:val="99"/>
    <w:rsid w:val="009C166F"/>
  </w:style>
  <w:style w:type="character" w:customStyle="1" w:styleId="WW8Num8z7">
    <w:name w:val="WW8Num8z7"/>
    <w:uiPriority w:val="99"/>
    <w:rsid w:val="009C166F"/>
  </w:style>
  <w:style w:type="character" w:customStyle="1" w:styleId="WW8Num8z8">
    <w:name w:val="WW8Num8z8"/>
    <w:uiPriority w:val="99"/>
    <w:rsid w:val="009C166F"/>
  </w:style>
  <w:style w:type="character" w:customStyle="1" w:styleId="WW8Num9z0">
    <w:name w:val="WW8Num9z0"/>
    <w:uiPriority w:val="99"/>
    <w:rsid w:val="009C166F"/>
    <w:rPr>
      <w:rFonts w:ascii="Symbol" w:hAnsi="Symbol" w:cs="Symbol"/>
      <w:sz w:val="20"/>
      <w:szCs w:val="20"/>
    </w:rPr>
  </w:style>
  <w:style w:type="character" w:customStyle="1" w:styleId="WW8Num9z1">
    <w:name w:val="WW8Num9z1"/>
    <w:uiPriority w:val="99"/>
    <w:rsid w:val="009C166F"/>
    <w:rPr>
      <w:rFonts w:ascii="Courier New" w:hAnsi="Courier New" w:cs="Courier New"/>
      <w:sz w:val="20"/>
      <w:szCs w:val="20"/>
    </w:rPr>
  </w:style>
  <w:style w:type="character" w:customStyle="1" w:styleId="WW8Num9z2">
    <w:name w:val="WW8Num9z2"/>
    <w:uiPriority w:val="99"/>
    <w:rsid w:val="009C166F"/>
    <w:rPr>
      <w:rFonts w:ascii="Wingdings" w:hAnsi="Wingdings" w:cs="Wingdings"/>
      <w:sz w:val="20"/>
      <w:szCs w:val="20"/>
    </w:rPr>
  </w:style>
  <w:style w:type="character" w:customStyle="1" w:styleId="WW8Num10z0">
    <w:name w:val="WW8Num10z0"/>
    <w:uiPriority w:val="99"/>
    <w:rsid w:val="009C166F"/>
    <w:rPr>
      <w:rFonts w:ascii="Symbol" w:hAnsi="Symbol" w:cs="Symbol"/>
    </w:rPr>
  </w:style>
  <w:style w:type="character" w:customStyle="1" w:styleId="WW8Num10z1">
    <w:name w:val="WW8Num10z1"/>
    <w:uiPriority w:val="99"/>
    <w:rsid w:val="009C166F"/>
    <w:rPr>
      <w:rFonts w:ascii="Courier New" w:hAnsi="Courier New" w:cs="Courier New"/>
    </w:rPr>
  </w:style>
  <w:style w:type="character" w:customStyle="1" w:styleId="WW8Num10z2">
    <w:name w:val="WW8Num10z2"/>
    <w:uiPriority w:val="99"/>
    <w:rsid w:val="009C166F"/>
    <w:rPr>
      <w:rFonts w:ascii="Wingdings" w:hAnsi="Wingdings" w:cs="Wingdings"/>
    </w:rPr>
  </w:style>
  <w:style w:type="character" w:customStyle="1" w:styleId="WW8Num10z3">
    <w:name w:val="WW8Num10z3"/>
    <w:uiPriority w:val="99"/>
    <w:rsid w:val="009C166F"/>
    <w:rPr>
      <w:rFonts w:ascii="Symbol" w:hAnsi="Symbol" w:cs="Symbol"/>
    </w:rPr>
  </w:style>
  <w:style w:type="character" w:customStyle="1" w:styleId="Domylnaczcionkaakapitu2">
    <w:name w:val="Domyślna czcionka akapitu2"/>
    <w:uiPriority w:val="99"/>
    <w:rsid w:val="009C166F"/>
  </w:style>
  <w:style w:type="character" w:customStyle="1" w:styleId="Domylnaczcionkaakapitu1">
    <w:name w:val="Domyślna czcionka akapitu1"/>
    <w:uiPriority w:val="99"/>
    <w:rsid w:val="009C166F"/>
  </w:style>
  <w:style w:type="character" w:customStyle="1" w:styleId="BodyTextChar">
    <w:name w:val="Body Text Char"/>
    <w:uiPriority w:val="99"/>
    <w:rsid w:val="009C166F"/>
    <w:rPr>
      <w:rFonts w:ascii="Times New Roman" w:hAnsi="Times New Roman" w:cs="Times New Roman"/>
      <w:sz w:val="24"/>
      <w:szCs w:val="24"/>
    </w:rPr>
  </w:style>
  <w:style w:type="character" w:customStyle="1" w:styleId="BodyTextFirstIndentChar">
    <w:name w:val="Body Text First Indent Char"/>
    <w:uiPriority w:val="99"/>
    <w:rsid w:val="009C166F"/>
    <w:rPr>
      <w:rFonts w:ascii="Times New Roman" w:hAnsi="Times New Roman" w:cs="Times New Roman"/>
      <w:sz w:val="24"/>
      <w:szCs w:val="24"/>
    </w:rPr>
  </w:style>
  <w:style w:type="character" w:customStyle="1" w:styleId="BalloonTextChar">
    <w:name w:val="Balloon Text Char"/>
    <w:uiPriority w:val="99"/>
    <w:rsid w:val="009C166F"/>
    <w:rPr>
      <w:rFonts w:ascii="Segoe UI" w:hAnsi="Segoe UI" w:cs="Segoe UI"/>
      <w:sz w:val="18"/>
      <w:szCs w:val="18"/>
    </w:rPr>
  </w:style>
  <w:style w:type="character" w:styleId="Uwydatnienie">
    <w:name w:val="Emphasis"/>
    <w:uiPriority w:val="99"/>
    <w:qFormat/>
    <w:rsid w:val="009C166F"/>
    <w:rPr>
      <w:i/>
      <w:iCs/>
    </w:rPr>
  </w:style>
  <w:style w:type="character" w:styleId="Pogrubienie">
    <w:name w:val="Strong"/>
    <w:uiPriority w:val="99"/>
    <w:qFormat/>
    <w:rsid w:val="009C166F"/>
    <w:rPr>
      <w:b/>
      <w:bCs/>
    </w:rPr>
  </w:style>
  <w:style w:type="character" w:customStyle="1" w:styleId="ts-alignment-element">
    <w:name w:val="ts-alignment-element"/>
    <w:uiPriority w:val="99"/>
    <w:rsid w:val="009C166F"/>
    <w:rPr>
      <w:rFonts w:ascii="Times New Roman" w:hAnsi="Times New Roman" w:cs="Times New Roman"/>
    </w:rPr>
  </w:style>
  <w:style w:type="character" w:customStyle="1" w:styleId="reference">
    <w:name w:val="reference"/>
    <w:uiPriority w:val="99"/>
    <w:rsid w:val="009C166F"/>
    <w:rPr>
      <w:rFonts w:ascii="Times New Roman" w:hAnsi="Times New Roman" w:cs="Times New Roman"/>
    </w:rPr>
  </w:style>
  <w:style w:type="character" w:customStyle="1" w:styleId="apple-converted-space">
    <w:name w:val="apple-converted-space"/>
    <w:uiPriority w:val="99"/>
    <w:rsid w:val="009C166F"/>
    <w:rPr>
      <w:rFonts w:ascii="Times New Roman" w:hAnsi="Times New Roman" w:cs="Times New Roman"/>
    </w:rPr>
  </w:style>
  <w:style w:type="character" w:customStyle="1" w:styleId="name">
    <w:name w:val="name"/>
    <w:uiPriority w:val="99"/>
    <w:rsid w:val="009C166F"/>
    <w:rPr>
      <w:rFonts w:ascii="Times New Roman" w:hAnsi="Times New Roman" w:cs="Times New Roman"/>
    </w:rPr>
  </w:style>
  <w:style w:type="character" w:customStyle="1" w:styleId="cdmtaxonuuid988f8190-375e-4734-aa67-d7068abf5327secuuid6786d863-75d4-4796-b916-c1c3dff4cb70">
    <w:name w:val="cdm:taxon uuid:988f8190-375e-4734-aa67-d7068abf5327 sec_uuid:6786d863-75d4-4796-b916-c1c3dff4cb70"/>
    <w:uiPriority w:val="99"/>
    <w:rsid w:val="009C166F"/>
    <w:rPr>
      <w:rFonts w:ascii="Times New Roman" w:hAnsi="Times New Roman" w:cs="Times New Roman"/>
    </w:rPr>
  </w:style>
  <w:style w:type="character" w:customStyle="1" w:styleId="cdmtaxonuuidcf4660e6-4a4a-47b6-b68a-6db5ad3f60f4secuuid6786d863-75d4-4796-b916-c1c3dff4cb70">
    <w:name w:val="cdm:taxon uuid:cf4660e6-4a4a-47b6-b68a-6db5ad3f60f4 sec_uuid:6786d863-75d4-4796-b916-c1c3dff4cb70"/>
    <w:uiPriority w:val="99"/>
    <w:rsid w:val="009C166F"/>
    <w:rPr>
      <w:rFonts w:ascii="Times New Roman" w:hAnsi="Times New Roman" w:cs="Times New Roman"/>
    </w:rPr>
  </w:style>
  <w:style w:type="character" w:customStyle="1" w:styleId="binomial">
    <w:name w:val="binomial"/>
    <w:uiPriority w:val="99"/>
    <w:rsid w:val="009C166F"/>
    <w:rPr>
      <w:rFonts w:ascii="Times New Roman" w:hAnsi="Times New Roman" w:cs="Times New Roman"/>
    </w:rPr>
  </w:style>
  <w:style w:type="character" w:customStyle="1" w:styleId="TekstdymkaZnak">
    <w:name w:val="Tekst dymka Znak"/>
    <w:uiPriority w:val="99"/>
    <w:rsid w:val="009C166F"/>
    <w:rPr>
      <w:rFonts w:ascii="Segoe UI" w:hAnsi="Segoe UI" w:cs="Segoe UI"/>
      <w:sz w:val="18"/>
      <w:szCs w:val="18"/>
    </w:rPr>
  </w:style>
  <w:style w:type="character" w:styleId="Hipercze">
    <w:name w:val="Hyperlink"/>
    <w:uiPriority w:val="99"/>
    <w:rsid w:val="009C166F"/>
    <w:rPr>
      <w:color w:val="000080"/>
      <w:u w:val="single"/>
    </w:rPr>
  </w:style>
  <w:style w:type="character" w:customStyle="1" w:styleId="NumberingSymbols">
    <w:name w:val="Numbering Symbols"/>
    <w:uiPriority w:val="99"/>
    <w:rsid w:val="009C166F"/>
  </w:style>
  <w:style w:type="character" w:customStyle="1" w:styleId="ListLabel42">
    <w:name w:val="ListLabel 42"/>
    <w:uiPriority w:val="99"/>
    <w:rsid w:val="009C166F"/>
    <w:rPr>
      <w:rFonts w:ascii="Times New Roman" w:hAnsi="Times New Roman" w:cs="Times New Roman"/>
      <w:sz w:val="24"/>
      <w:szCs w:val="24"/>
    </w:rPr>
  </w:style>
  <w:style w:type="character" w:customStyle="1" w:styleId="Odwoaniedokomentarza1">
    <w:name w:val="Odwołanie do komentarza1"/>
    <w:uiPriority w:val="99"/>
    <w:rsid w:val="009C166F"/>
    <w:rPr>
      <w:sz w:val="16"/>
      <w:szCs w:val="16"/>
    </w:rPr>
  </w:style>
  <w:style w:type="character" w:customStyle="1" w:styleId="TekstkomentarzaZnak">
    <w:name w:val="Tekst komentarza Znak"/>
    <w:uiPriority w:val="99"/>
    <w:rsid w:val="009C166F"/>
    <w:rPr>
      <w:rFonts w:ascii="Calibri" w:hAnsi="Calibri" w:cs="Calibri"/>
      <w:lang w:eastAsia="zh-CN"/>
    </w:rPr>
  </w:style>
  <w:style w:type="character" w:customStyle="1" w:styleId="TematkomentarzaZnak">
    <w:name w:val="Temat komentarza Znak"/>
    <w:uiPriority w:val="99"/>
    <w:rsid w:val="009C166F"/>
    <w:rPr>
      <w:rFonts w:ascii="Calibri" w:hAnsi="Calibri" w:cs="Calibri"/>
      <w:b/>
      <w:bCs/>
      <w:lang w:eastAsia="zh-CN"/>
    </w:rPr>
  </w:style>
  <w:style w:type="character" w:customStyle="1" w:styleId="journal-title-text">
    <w:name w:val="journal-title-text"/>
    <w:uiPriority w:val="99"/>
    <w:rsid w:val="009C166F"/>
    <w:rPr>
      <w:rFonts w:ascii="Times New Roman" w:hAnsi="Times New Roman" w:cs="Times New Roman"/>
    </w:rPr>
  </w:style>
  <w:style w:type="character" w:customStyle="1" w:styleId="Tekstpodstawowywcity2Znak">
    <w:name w:val="Tekst podstawowy wcięty 2 Znak"/>
    <w:uiPriority w:val="99"/>
    <w:rsid w:val="009C166F"/>
    <w:rPr>
      <w:rFonts w:ascii="Calibri" w:hAnsi="Calibri" w:cs="Calibri"/>
      <w:sz w:val="22"/>
      <w:szCs w:val="22"/>
      <w:lang w:eastAsia="zh-CN"/>
    </w:rPr>
  </w:style>
  <w:style w:type="character" w:customStyle="1" w:styleId="NagwekZnak">
    <w:name w:val="Nagłówek Znak"/>
    <w:uiPriority w:val="99"/>
    <w:rsid w:val="009C166F"/>
    <w:rPr>
      <w:rFonts w:ascii="Calibri" w:hAnsi="Calibri" w:cs="Calibri"/>
      <w:sz w:val="22"/>
      <w:szCs w:val="22"/>
      <w:lang w:eastAsia="zh-CN"/>
    </w:rPr>
  </w:style>
  <w:style w:type="character" w:customStyle="1" w:styleId="StopkaZnak">
    <w:name w:val="Stopka Znak"/>
    <w:uiPriority w:val="99"/>
    <w:rsid w:val="009C166F"/>
    <w:rPr>
      <w:rFonts w:ascii="Calibri" w:hAnsi="Calibri" w:cs="Calibri"/>
      <w:sz w:val="22"/>
      <w:szCs w:val="22"/>
      <w:lang w:eastAsia="zh-CN"/>
    </w:rPr>
  </w:style>
  <w:style w:type="character" w:styleId="UyteHipercze">
    <w:name w:val="FollowedHyperlink"/>
    <w:uiPriority w:val="99"/>
    <w:rsid w:val="009C166F"/>
    <w:rPr>
      <w:color w:val="800080"/>
      <w:u w:val="single"/>
    </w:rPr>
  </w:style>
  <w:style w:type="character" w:customStyle="1" w:styleId="TytuZnak">
    <w:name w:val="Tytuł Znak"/>
    <w:uiPriority w:val="99"/>
    <w:rsid w:val="009C166F"/>
    <w:rPr>
      <w:rFonts w:ascii="Calibri Light" w:hAnsi="Calibri Light" w:cs="Calibri Light"/>
      <w:spacing w:val="-10"/>
      <w:kern w:val="2"/>
      <w:sz w:val="56"/>
      <w:szCs w:val="56"/>
    </w:rPr>
  </w:style>
  <w:style w:type="character" w:customStyle="1" w:styleId="Nierozpoznanawzmianka1">
    <w:name w:val="Nierozpoznana wzmianka1"/>
    <w:uiPriority w:val="99"/>
    <w:rsid w:val="009C166F"/>
    <w:rPr>
      <w:color w:val="auto"/>
    </w:rPr>
  </w:style>
  <w:style w:type="character" w:customStyle="1" w:styleId="object">
    <w:name w:val="object"/>
    <w:uiPriority w:val="99"/>
    <w:rsid w:val="009C166F"/>
  </w:style>
  <w:style w:type="character" w:customStyle="1" w:styleId="journaltitle">
    <w:name w:val="journaltitle"/>
    <w:uiPriority w:val="99"/>
    <w:rsid w:val="009C166F"/>
  </w:style>
  <w:style w:type="character" w:customStyle="1" w:styleId="label">
    <w:name w:val="label"/>
    <w:uiPriority w:val="99"/>
    <w:rsid w:val="009C166F"/>
  </w:style>
  <w:style w:type="character" w:customStyle="1" w:styleId="Bullets">
    <w:name w:val="Bullets"/>
    <w:uiPriority w:val="99"/>
    <w:rsid w:val="009C166F"/>
    <w:rPr>
      <w:rFonts w:ascii="OpenSymbol" w:eastAsia="Times New Roman" w:hAnsi="OpenSymbol" w:cs="OpenSymbol"/>
    </w:rPr>
  </w:style>
  <w:style w:type="paragraph" w:customStyle="1" w:styleId="Heading">
    <w:name w:val="Heading"/>
    <w:basedOn w:val="Normalny"/>
    <w:next w:val="Tekstpodstawowy"/>
    <w:uiPriority w:val="99"/>
    <w:rsid w:val="009C166F"/>
    <w:pPr>
      <w:keepNext/>
      <w:spacing w:before="240" w:after="120"/>
    </w:pPr>
    <w:rPr>
      <w:rFonts w:ascii="Liberation Sans" w:hAnsi="Liberation Sans" w:cs="Liberation Sans"/>
      <w:sz w:val="28"/>
      <w:szCs w:val="28"/>
    </w:rPr>
  </w:style>
  <w:style w:type="paragraph" w:styleId="Tekstpodstawowy">
    <w:name w:val="Body Text"/>
    <w:basedOn w:val="Normalny"/>
    <w:link w:val="TekstpodstawowyZnak"/>
    <w:uiPriority w:val="99"/>
    <w:rsid w:val="009C166F"/>
    <w:pPr>
      <w:spacing w:after="0" w:line="360" w:lineRule="auto"/>
      <w:jc w:val="center"/>
    </w:pPr>
    <w:rPr>
      <w:rFonts w:cs="Times New Roman"/>
      <w:sz w:val="24"/>
      <w:szCs w:val="24"/>
    </w:rPr>
  </w:style>
  <w:style w:type="character" w:customStyle="1" w:styleId="TekstpodstawowyZnak">
    <w:name w:val="Tekst podstawowy Znak"/>
    <w:link w:val="Tekstpodstawowy"/>
    <w:uiPriority w:val="99"/>
    <w:semiHidden/>
    <w:rsid w:val="00773982"/>
    <w:rPr>
      <w:rFonts w:ascii="Calibri" w:hAnsi="Calibri" w:cs="Calibri"/>
      <w:lang w:val="pl-PL" w:eastAsia="zh-CN"/>
    </w:rPr>
  </w:style>
  <w:style w:type="paragraph" w:styleId="Lista">
    <w:name w:val="List"/>
    <w:basedOn w:val="Tekstpodstawowy"/>
    <w:uiPriority w:val="99"/>
    <w:rsid w:val="009C166F"/>
    <w:rPr>
      <w:rFonts w:ascii="Lohit Devanagari" w:hAnsi="Lohit Devanagari" w:cs="Lohit Devanagari"/>
    </w:rPr>
  </w:style>
  <w:style w:type="paragraph" w:styleId="Legenda">
    <w:name w:val="caption"/>
    <w:basedOn w:val="Normalny"/>
    <w:uiPriority w:val="99"/>
    <w:qFormat/>
    <w:rsid w:val="009C166F"/>
    <w:pPr>
      <w:suppressLineNumbers/>
      <w:spacing w:before="120" w:after="120"/>
    </w:pPr>
    <w:rPr>
      <w:i/>
      <w:iCs/>
      <w:sz w:val="24"/>
      <w:szCs w:val="24"/>
    </w:rPr>
  </w:style>
  <w:style w:type="paragraph" w:customStyle="1" w:styleId="Index">
    <w:name w:val="Index"/>
    <w:basedOn w:val="Normalny"/>
    <w:uiPriority w:val="99"/>
    <w:rsid w:val="009C166F"/>
    <w:pPr>
      <w:suppressLineNumbers/>
    </w:pPr>
  </w:style>
  <w:style w:type="paragraph" w:customStyle="1" w:styleId="Legenda1">
    <w:name w:val="Legenda1"/>
    <w:basedOn w:val="Normalny"/>
    <w:uiPriority w:val="99"/>
    <w:rsid w:val="009C166F"/>
    <w:pPr>
      <w:suppressLineNumbers/>
      <w:spacing w:before="120" w:after="120"/>
    </w:pPr>
    <w:rPr>
      <w:i/>
      <w:iCs/>
      <w:sz w:val="24"/>
      <w:szCs w:val="24"/>
    </w:rPr>
  </w:style>
  <w:style w:type="paragraph" w:customStyle="1" w:styleId="Akapitzlist1">
    <w:name w:val="Akapit z listą1"/>
    <w:basedOn w:val="Normalny"/>
    <w:uiPriority w:val="99"/>
    <w:rsid w:val="009C166F"/>
    <w:pPr>
      <w:ind w:left="720"/>
    </w:pPr>
  </w:style>
  <w:style w:type="paragraph" w:customStyle="1" w:styleId="Textbody">
    <w:name w:val="Text body"/>
    <w:basedOn w:val="Normalny"/>
    <w:uiPriority w:val="99"/>
    <w:rsid w:val="009C166F"/>
    <w:pPr>
      <w:spacing w:after="140" w:line="276" w:lineRule="auto"/>
      <w:textAlignment w:val="baseline"/>
    </w:pPr>
    <w:rPr>
      <w:rFonts w:ascii="Liberation Serif" w:hAnsi="Liberation Serif" w:cs="Liberation Serif"/>
      <w:kern w:val="2"/>
      <w:sz w:val="24"/>
      <w:szCs w:val="24"/>
      <w:lang w:val="en-US"/>
    </w:rPr>
  </w:style>
  <w:style w:type="paragraph" w:customStyle="1" w:styleId="TableContents">
    <w:name w:val="Table Contents"/>
    <w:basedOn w:val="Normalny"/>
    <w:uiPriority w:val="99"/>
    <w:rsid w:val="009C166F"/>
    <w:pPr>
      <w:suppressLineNumbers/>
      <w:spacing w:after="0" w:line="240" w:lineRule="auto"/>
      <w:textAlignment w:val="baseline"/>
    </w:pPr>
    <w:rPr>
      <w:rFonts w:ascii="Liberation Serif" w:hAnsi="Liberation Serif" w:cs="Liberation Serif"/>
      <w:kern w:val="2"/>
      <w:sz w:val="24"/>
      <w:szCs w:val="24"/>
      <w:lang w:val="en-US"/>
    </w:rPr>
  </w:style>
  <w:style w:type="paragraph" w:customStyle="1" w:styleId="TableHeading">
    <w:name w:val="Table Heading"/>
    <w:basedOn w:val="TableContents"/>
    <w:uiPriority w:val="99"/>
    <w:rsid w:val="009C166F"/>
    <w:pPr>
      <w:jc w:val="center"/>
    </w:pPr>
    <w:rPr>
      <w:b/>
      <w:bCs/>
    </w:rPr>
  </w:style>
  <w:style w:type="paragraph" w:customStyle="1" w:styleId="Tekstpodstawowyzwciciem1">
    <w:name w:val="Tekst podstawowy z wcięciem1"/>
    <w:basedOn w:val="Tekstpodstawowy"/>
    <w:uiPriority w:val="99"/>
    <w:rsid w:val="009C166F"/>
    <w:pPr>
      <w:spacing w:after="160" w:line="252" w:lineRule="auto"/>
      <w:ind w:firstLine="360"/>
      <w:jc w:val="left"/>
    </w:pPr>
    <w:rPr>
      <w:rFonts w:cs="Calibri"/>
      <w:sz w:val="22"/>
      <w:szCs w:val="22"/>
    </w:rPr>
  </w:style>
  <w:style w:type="paragraph" w:customStyle="1" w:styleId="Tekstdymka1">
    <w:name w:val="Tekst dymka1"/>
    <w:basedOn w:val="Normalny"/>
    <w:uiPriority w:val="99"/>
    <w:rsid w:val="009C166F"/>
    <w:pPr>
      <w:spacing w:after="0" w:line="240" w:lineRule="auto"/>
    </w:pPr>
    <w:rPr>
      <w:rFonts w:ascii="Segoe UI" w:hAnsi="Segoe UI" w:cs="Segoe UI"/>
      <w:sz w:val="18"/>
      <w:szCs w:val="18"/>
    </w:rPr>
  </w:style>
  <w:style w:type="paragraph" w:customStyle="1" w:styleId="Tekstpodstawowy31">
    <w:name w:val="Tekst podstawowy 31"/>
    <w:basedOn w:val="Normalny"/>
    <w:uiPriority w:val="99"/>
    <w:rsid w:val="009C166F"/>
    <w:pPr>
      <w:spacing w:after="0" w:line="360" w:lineRule="auto"/>
      <w:jc w:val="both"/>
    </w:pPr>
    <w:rPr>
      <w:rFonts w:cs="Times New Roman"/>
      <w:sz w:val="24"/>
      <w:szCs w:val="24"/>
    </w:rPr>
  </w:style>
  <w:style w:type="paragraph" w:customStyle="1" w:styleId="Plandokumentu1">
    <w:name w:val="Plan dokumentu1"/>
    <w:basedOn w:val="Normalny"/>
    <w:uiPriority w:val="99"/>
    <w:rsid w:val="009C166F"/>
    <w:rPr>
      <w:rFonts w:ascii="Tahoma" w:hAnsi="Tahoma" w:cs="Tahoma"/>
    </w:rPr>
  </w:style>
  <w:style w:type="paragraph" w:styleId="Tekstdymka">
    <w:name w:val="Balloon Text"/>
    <w:basedOn w:val="Normalny"/>
    <w:link w:val="TekstdymkaZnak1"/>
    <w:uiPriority w:val="99"/>
    <w:rsid w:val="009C166F"/>
    <w:pPr>
      <w:spacing w:after="0" w:line="240" w:lineRule="auto"/>
    </w:pPr>
    <w:rPr>
      <w:rFonts w:ascii="Segoe UI" w:hAnsi="Segoe UI" w:cs="Segoe UI"/>
      <w:sz w:val="18"/>
      <w:szCs w:val="18"/>
    </w:rPr>
  </w:style>
  <w:style w:type="character" w:customStyle="1" w:styleId="TekstdymkaZnak1">
    <w:name w:val="Tekst dymka Znak1"/>
    <w:link w:val="Tekstdymka"/>
    <w:uiPriority w:val="99"/>
    <w:semiHidden/>
    <w:rsid w:val="00773982"/>
    <w:rPr>
      <w:rFonts w:ascii="Times New Roman" w:hAnsi="Times New Roman" w:cs="Times New Roman"/>
      <w:sz w:val="0"/>
      <w:szCs w:val="0"/>
      <w:lang w:val="pl-PL" w:eastAsia="zh-CN"/>
    </w:rPr>
  </w:style>
  <w:style w:type="paragraph" w:customStyle="1" w:styleId="PreformattedText">
    <w:name w:val="Preformatted Text"/>
    <w:basedOn w:val="Normalny"/>
    <w:uiPriority w:val="99"/>
    <w:rsid w:val="009C166F"/>
    <w:pPr>
      <w:spacing w:after="0"/>
    </w:pPr>
    <w:rPr>
      <w:rFonts w:ascii="Liberation Mono" w:hAnsi="Liberation Mono" w:cs="Liberation Mono"/>
      <w:sz w:val="20"/>
      <w:szCs w:val="20"/>
    </w:rPr>
  </w:style>
  <w:style w:type="paragraph" w:customStyle="1" w:styleId="Tekstkomentarza1">
    <w:name w:val="Tekst komentarza1"/>
    <w:basedOn w:val="Normalny"/>
    <w:uiPriority w:val="99"/>
    <w:rsid w:val="009C166F"/>
    <w:rPr>
      <w:sz w:val="20"/>
      <w:szCs w:val="20"/>
    </w:rPr>
  </w:style>
  <w:style w:type="paragraph" w:styleId="Tekstkomentarza">
    <w:name w:val="annotation text"/>
    <w:basedOn w:val="Normalny"/>
    <w:link w:val="TekstkomentarzaZnak1"/>
    <w:uiPriority w:val="99"/>
    <w:rsid w:val="009C166F"/>
    <w:pPr>
      <w:spacing w:line="240" w:lineRule="auto"/>
    </w:pPr>
    <w:rPr>
      <w:sz w:val="20"/>
      <w:szCs w:val="20"/>
    </w:rPr>
  </w:style>
  <w:style w:type="character" w:customStyle="1" w:styleId="TekstkomentarzaZnak1">
    <w:name w:val="Tekst komentarza Znak1"/>
    <w:link w:val="Tekstkomentarza"/>
    <w:uiPriority w:val="99"/>
    <w:rsid w:val="009C166F"/>
    <w:rPr>
      <w:rFonts w:ascii="Calibri" w:hAnsi="Calibri" w:cs="Calibri"/>
      <w:lang w:eastAsia="zh-CN"/>
    </w:rPr>
  </w:style>
  <w:style w:type="paragraph" w:styleId="Tematkomentarza">
    <w:name w:val="annotation subject"/>
    <w:basedOn w:val="Tekstkomentarza1"/>
    <w:next w:val="Tekstkomentarza1"/>
    <w:link w:val="TematkomentarzaZnak1"/>
    <w:uiPriority w:val="99"/>
    <w:rsid w:val="009C166F"/>
    <w:rPr>
      <w:b/>
      <w:bCs/>
    </w:rPr>
  </w:style>
  <w:style w:type="character" w:customStyle="1" w:styleId="TematkomentarzaZnak1">
    <w:name w:val="Temat komentarza Znak1"/>
    <w:link w:val="Tematkomentarza"/>
    <w:uiPriority w:val="99"/>
    <w:semiHidden/>
    <w:rsid w:val="00773982"/>
    <w:rPr>
      <w:rFonts w:ascii="Calibri" w:hAnsi="Calibri" w:cs="Calibri"/>
      <w:b/>
      <w:bCs/>
      <w:sz w:val="20"/>
      <w:szCs w:val="20"/>
      <w:lang w:val="pl-PL" w:eastAsia="zh-CN"/>
    </w:rPr>
  </w:style>
  <w:style w:type="paragraph" w:customStyle="1" w:styleId="Tekstpodstawowywcity21">
    <w:name w:val="Tekst podstawowy wcięty 21"/>
    <w:basedOn w:val="Normalny"/>
    <w:uiPriority w:val="99"/>
    <w:rsid w:val="009C166F"/>
    <w:pPr>
      <w:spacing w:after="120" w:line="480" w:lineRule="auto"/>
      <w:ind w:left="283"/>
    </w:pPr>
  </w:style>
  <w:style w:type="paragraph" w:styleId="Nagwek">
    <w:name w:val="header"/>
    <w:basedOn w:val="Normalny"/>
    <w:link w:val="NagwekZnak1"/>
    <w:uiPriority w:val="99"/>
    <w:rsid w:val="009C166F"/>
    <w:pPr>
      <w:tabs>
        <w:tab w:val="center" w:pos="4536"/>
        <w:tab w:val="right" w:pos="9072"/>
      </w:tabs>
    </w:pPr>
  </w:style>
  <w:style w:type="character" w:customStyle="1" w:styleId="NagwekZnak1">
    <w:name w:val="Nagłówek Znak1"/>
    <w:link w:val="Nagwek"/>
    <w:uiPriority w:val="99"/>
    <w:semiHidden/>
    <w:rsid w:val="00773982"/>
    <w:rPr>
      <w:rFonts w:ascii="Calibri" w:hAnsi="Calibri" w:cs="Calibri"/>
      <w:lang w:val="pl-PL" w:eastAsia="zh-CN"/>
    </w:rPr>
  </w:style>
  <w:style w:type="paragraph" w:styleId="Stopka">
    <w:name w:val="footer"/>
    <w:basedOn w:val="Normalny"/>
    <w:link w:val="StopkaZnak1"/>
    <w:uiPriority w:val="99"/>
    <w:rsid w:val="009C166F"/>
    <w:pPr>
      <w:tabs>
        <w:tab w:val="center" w:pos="4536"/>
        <w:tab w:val="right" w:pos="9072"/>
      </w:tabs>
    </w:pPr>
  </w:style>
  <w:style w:type="character" w:customStyle="1" w:styleId="StopkaZnak1">
    <w:name w:val="Stopka Znak1"/>
    <w:link w:val="Stopka"/>
    <w:uiPriority w:val="99"/>
    <w:semiHidden/>
    <w:rsid w:val="00773982"/>
    <w:rPr>
      <w:rFonts w:ascii="Calibri" w:hAnsi="Calibri" w:cs="Calibri"/>
      <w:lang w:val="pl-PL" w:eastAsia="zh-CN"/>
    </w:rPr>
  </w:style>
  <w:style w:type="paragraph" w:styleId="Tekstpodstawowywcity">
    <w:name w:val="Body Text Indent"/>
    <w:basedOn w:val="Normalny"/>
    <w:link w:val="TekstpodstawowywcityZnak"/>
    <w:uiPriority w:val="99"/>
    <w:rsid w:val="009C166F"/>
    <w:pPr>
      <w:spacing w:after="0" w:line="360" w:lineRule="auto"/>
      <w:ind w:firstLine="709"/>
      <w:jc w:val="both"/>
    </w:pPr>
    <w:rPr>
      <w:rFonts w:cs="Times New Roman"/>
      <w:sz w:val="24"/>
      <w:szCs w:val="24"/>
    </w:rPr>
  </w:style>
  <w:style w:type="character" w:customStyle="1" w:styleId="TekstpodstawowywcityZnak">
    <w:name w:val="Tekst podstawowy wcięty Znak"/>
    <w:link w:val="Tekstpodstawowywcity"/>
    <w:uiPriority w:val="99"/>
    <w:semiHidden/>
    <w:rsid w:val="00773982"/>
    <w:rPr>
      <w:rFonts w:ascii="Calibri" w:hAnsi="Calibri" w:cs="Calibri"/>
      <w:lang w:val="pl-PL" w:eastAsia="zh-CN"/>
    </w:rPr>
  </w:style>
  <w:style w:type="paragraph" w:customStyle="1" w:styleId="Tytu1">
    <w:name w:val="Tytuł1"/>
    <w:basedOn w:val="Normalny"/>
    <w:next w:val="Normalny"/>
    <w:uiPriority w:val="99"/>
    <w:rsid w:val="009C166F"/>
    <w:pPr>
      <w:suppressAutoHyphens w:val="0"/>
      <w:spacing w:after="0" w:line="240" w:lineRule="auto"/>
    </w:pPr>
    <w:rPr>
      <w:rFonts w:ascii="Calibri Light" w:hAnsi="Calibri Light" w:cs="Calibri Light"/>
      <w:spacing w:val="-10"/>
      <w:kern w:val="2"/>
      <w:sz w:val="56"/>
      <w:szCs w:val="56"/>
    </w:rPr>
  </w:style>
  <w:style w:type="paragraph" w:customStyle="1" w:styleId="Bibliography1">
    <w:name w:val="Bibliography 1"/>
    <w:basedOn w:val="Index"/>
    <w:uiPriority w:val="99"/>
    <w:rsid w:val="009C166F"/>
    <w:pPr>
      <w:tabs>
        <w:tab w:val="right" w:leader="dot" w:pos="9070"/>
      </w:tabs>
    </w:pPr>
  </w:style>
  <w:style w:type="character" w:styleId="Odwoaniedokomentarza">
    <w:name w:val="annotation reference"/>
    <w:uiPriority w:val="99"/>
    <w:rsid w:val="009C166F"/>
    <w:rPr>
      <w:rFonts w:ascii="Times New Roman" w:hAnsi="Times New Roman" w:cs="Times New Roman"/>
      <w:sz w:val="16"/>
      <w:szCs w:val="16"/>
    </w:rPr>
  </w:style>
  <w:style w:type="paragraph" w:customStyle="1" w:styleId="article">
    <w:name w:val="article"/>
    <w:basedOn w:val="Normalny"/>
    <w:uiPriority w:val="99"/>
    <w:rsid w:val="009C166F"/>
    <w:pPr>
      <w:suppressAutoHyphens w:val="0"/>
      <w:spacing w:before="100" w:beforeAutospacing="1" w:after="100" w:afterAutospacing="1" w:line="240" w:lineRule="auto"/>
    </w:pPr>
    <w:rPr>
      <w:rFonts w:cs="Times New Roman"/>
      <w:sz w:val="24"/>
      <w:szCs w:val="24"/>
      <w:lang w:eastAsia="pl-PL"/>
    </w:rPr>
  </w:style>
  <w:style w:type="paragraph" w:styleId="Tekstpodstawowy2">
    <w:name w:val="Body Text 2"/>
    <w:basedOn w:val="Normalny"/>
    <w:link w:val="Tekstpodstawowy2Znak"/>
    <w:uiPriority w:val="99"/>
    <w:rsid w:val="009C166F"/>
    <w:pPr>
      <w:spacing w:after="0" w:line="480" w:lineRule="auto"/>
      <w:ind w:firstLine="720"/>
      <w:jc w:val="both"/>
    </w:pPr>
    <w:rPr>
      <w:rFonts w:cs="Times New Roman"/>
      <w:color w:val="000080"/>
      <w:sz w:val="24"/>
      <w:szCs w:val="24"/>
      <w:lang w:val="la-Latn"/>
    </w:rPr>
  </w:style>
  <w:style w:type="character" w:customStyle="1" w:styleId="Tekstpodstawowy2Znak">
    <w:name w:val="Tekst podstawowy 2 Znak"/>
    <w:link w:val="Tekstpodstawowy2"/>
    <w:uiPriority w:val="99"/>
    <w:semiHidden/>
    <w:rsid w:val="00773982"/>
    <w:rPr>
      <w:rFonts w:ascii="Calibri" w:hAnsi="Calibri" w:cs="Calibri"/>
      <w:lang w:val="pl-PL" w:eastAsia="zh-C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eg"/><Relationship Id="rId18" Type="http://schemas.microsoft.com/office/2016/09/relationships/commentsIds" Target="commentsIds.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2.jpeg"/><Relationship Id="rId19"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Pages>
  <Words>5531</Words>
  <Characters>33186</Characters>
  <Application>Microsoft Office Word</Application>
  <DocSecurity>0</DocSecurity>
  <Lines>276</Lines>
  <Paragraphs>77</Paragraphs>
  <ScaleCrop>false</ScaleCrop>
  <HeadingPairs>
    <vt:vector size="2" baseType="variant">
      <vt:variant>
        <vt:lpstr>Tytuł</vt:lpstr>
      </vt:variant>
      <vt:variant>
        <vt:i4>1</vt:i4>
      </vt:variant>
    </vt:vector>
  </HeadingPairs>
  <TitlesOfParts>
    <vt:vector size="1" baseType="lpstr">
      <vt:lpstr>Different patterns of diversity, abundance, and community composition of predators, cleptoparasitoids and herbivorous Aculeata</vt:lpstr>
    </vt:vector>
  </TitlesOfParts>
  <Company>Ekologia UKW</Company>
  <LinksUpToDate>false</LinksUpToDate>
  <CharactersWithSpaces>38640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 patterns of diversity, abundance, and community composition of predators, cleptoparasitoids and herbivorous Aculeata</dc:title>
  <dc:subject/>
  <dc:creator>rawit</dc:creator>
  <cp:keywords/>
  <dc:description/>
  <cp:lastModifiedBy>Michu</cp:lastModifiedBy>
  <cp:revision>10</cp:revision>
  <dcterms:created xsi:type="dcterms:W3CDTF">2020-09-15T08:39:00Z</dcterms:created>
  <dcterms:modified xsi:type="dcterms:W3CDTF">2020-09-15T15:44:00Z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id="kkaPrDVz"/&gt;&lt;style id="http://www.zotero.org/styles/biological-conservation" hasBibliography="1" bibliographyStyleHasBeenSet="1"/&gt;&lt;prefs&gt;&lt;pref name="fieldType" value="ReferenceMark"/&gt;&lt;pref name="a</vt:lpwstr>
  </property>
  <property fmtid="{D5CDD505-2E9C-101B-9397-08002B2CF9AE}" pid="3" name="ZOTERO_PREF_2">
    <vt:lpwstr>utomaticJournalAbbreviations" value="true"/&gt;&lt;/prefs&gt;&lt;/data&gt;</vt:lpwstr>
  </property>
</Properties>
</file>