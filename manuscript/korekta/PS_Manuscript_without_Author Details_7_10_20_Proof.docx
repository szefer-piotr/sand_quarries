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comment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media/image6.jpeg" ContentType="image/jpeg"/>
  <Override PartName="/word/media/image5.jpeg" ContentType="image/jpeg"/>
  <Override PartName="/word/media/image4.jpeg" ContentType="image/jpeg"/>
  <Override PartName="/word/media/image3.jpeg" ContentType="image/jpeg"/>
  <Override PartName="/word/media/image1.png" ContentType="image/png"/>
  <Override PartName="/word/media/image2.jpeg" ContentType="image/jpeg"/>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footerReference w:type="default" r:id="rId2"/>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pStyle w:val="Normal"/>
        <w:spacing w:lineRule="auto" w:line="480" w:before="29" w:after="29"/>
        <w:rPr/>
      </w:pPr>
      <w:r>
        <w:rPr>
          <w:rFonts w:cs="Times New Roman" w:ascii="Times New Roman" w:hAnsi="Times New Roman"/>
          <w:b/>
          <w:bCs/>
          <w:kern w:val="2"/>
          <w:sz w:val="24"/>
          <w:szCs w:val="24"/>
          <w:lang w:val="en-US"/>
        </w:rPr>
        <w:t xml:space="preserve">Conservation value of Aculeata communities in sand quarries </w:t>
      </w:r>
      <w:r>
        <w:rPr>
          <w:rFonts w:cs="Times New Roman" w:ascii="Times New Roman" w:hAnsi="Times New Roman"/>
          <w:b/>
          <w:bCs/>
          <w:kern w:val="2"/>
          <w:sz w:val="24"/>
          <w:szCs w:val="24"/>
          <w:lang w:val="en-US"/>
        </w:rPr>
        <w:t xml:space="preserve">change </w:t>
      </w:r>
      <w:r>
        <w:rPr>
          <w:rFonts w:cs="Times New Roman" w:ascii="Times New Roman" w:hAnsi="Times New Roman"/>
          <w:b/>
          <w:bCs/>
          <w:kern w:val="2"/>
          <w:sz w:val="24"/>
          <w:szCs w:val="24"/>
          <w:lang w:val="en-US"/>
        </w:rPr>
        <w:t>during ecological succession.</w:t>
      </w:r>
    </w:p>
    <w:p>
      <w:pPr>
        <w:pStyle w:val="Nagwek21"/>
        <w:spacing w:lineRule="auto" w:line="480" w:before="0" w:after="240"/>
        <w:jc w:val="both"/>
        <w:rPr>
          <w:rFonts w:ascii="Times New Roman" w:hAnsi="Times New Roman" w:cs="Times New Roman"/>
          <w:b/>
          <w:b/>
          <w:bCs/>
          <w:color w:val="auto"/>
          <w:sz w:val="24"/>
          <w:szCs w:val="24"/>
          <w:lang w:val="en-US"/>
        </w:rPr>
      </w:pPr>
      <w:r>
        <w:rPr>
          <w:rFonts w:cs="Times New Roman" w:ascii="Times New Roman" w:hAnsi="Times New Roman"/>
          <w:b/>
          <w:bCs/>
          <w:color w:val="auto"/>
          <w:sz w:val="24"/>
          <w:szCs w:val="24"/>
          <w:lang w:val="en-US"/>
          <w:rPrChange w:id="0" w:author="eCORRECTOR" w:date="2020-10-13T19:54:00Z">
            <w:rPr>
              <w:sz w:val="24"/>
              <w:b/>
              <w:szCs w:val="24"/>
              <w:bCs/>
              <w:rFonts w:ascii="Times New Roman" w:hAnsi="Times New Roman" w:cs="Times New Roman"/>
              <w:color w:val="auto"/>
              <w:lang w:val="en-US"/>
            </w:rPr>
          </w:rPrChange>
        </w:rPr>
        <w:t>Abstract</w:t>
      </w:r>
    </w:p>
    <w:p>
      <w:pPr>
        <w:pStyle w:val="Textbody1"/>
        <w:spacing w:lineRule="auto" w:line="480" w:before="0" w:after="240"/>
        <w:ind w:firstLine="720"/>
        <w:jc w:val="both"/>
        <w:rPr/>
      </w:pPr>
      <w:del w:id="1" w:author="Editor" w:date="2020-10-13T12:06:00Z">
        <w:r>
          <w:rPr>
            <w:rFonts w:cs="Times New Roman" w:ascii="Times New Roman" w:hAnsi="Times New Roman"/>
          </w:rPr>
          <w:delText>The s</w:delText>
        </w:r>
      </w:del>
      <w:ins w:id="2" w:author="Editor" w:date="2020-10-13T12:06:00Z">
        <w:r>
          <w:rPr>
            <w:rFonts w:cs="Times New Roman" w:ascii="Times New Roman" w:hAnsi="Times New Roman"/>
          </w:rPr>
          <w:t>S</w:t>
        </w:r>
      </w:ins>
      <w:r>
        <w:rPr>
          <w:rFonts w:cs="Times New Roman" w:ascii="Times New Roman" w:hAnsi="Times New Roman"/>
          <w:rPrChange w:id="0" w:author="eCORRECTOR" w:date="2020-10-13T19:54:00Z">
            <w:rPr>
              <w:rFonts w:ascii="Times New Roman" w:hAnsi="Times New Roman" w:cs="Times New Roman"/>
            </w:rPr>
          </w:rPrChange>
        </w:rPr>
        <w:t>and quarries that are used occasionally and not subjected to rehabilitation</w:t>
      </w:r>
      <w:del w:id="4" w:author="Editor" w:date="2020-10-13T12:06:00Z">
        <w:r>
          <w:rPr>
            <w:rFonts w:cs="Times New Roman" w:ascii="Times New Roman" w:hAnsi="Times New Roman"/>
          </w:rPr>
          <w:delText>,</w:delText>
        </w:r>
      </w:del>
      <w:r>
        <w:rPr>
          <w:rFonts w:cs="Times New Roman" w:ascii="Times New Roman" w:hAnsi="Times New Roman"/>
          <w:rPrChange w:id="0" w:author="eCORRECTOR" w:date="2020-10-13T19:54:00Z">
            <w:rPr>
              <w:rFonts w:ascii="Times New Roman" w:hAnsi="Times New Roman" w:cs="Times New Roman"/>
            </w:rPr>
          </w:rPrChange>
        </w:rPr>
        <w:t xml:space="preserve"> are important biodiversity banks in both anthropogenic and semi-natural landscapes. However, their value for biodiversity preservation can change due to dynamic successional processes. We determined </w:t>
      </w:r>
      <w:ins w:id="6" w:author="Editor" w:date="2020-10-13T12:06:00Z">
        <w:r>
          <w:rPr>
            <w:rFonts w:cs="Times New Roman" w:ascii="Times New Roman" w:hAnsi="Times New Roman"/>
          </w:rPr>
          <w:t xml:space="preserve">the </w:t>
        </w:r>
      </w:ins>
      <w:r>
        <w:rPr>
          <w:rFonts w:cs="Times New Roman" w:ascii="Times New Roman" w:hAnsi="Times New Roman"/>
          <w:rPrChange w:id="0" w:author="eCORRECTOR" w:date="2020-10-13T19:54:00Z">
            <w:rPr>
              <w:rFonts w:ascii="Times New Roman" w:hAnsi="Times New Roman" w:cs="Times New Roman"/>
            </w:rPr>
          </w:rPrChange>
        </w:rPr>
        <w:t>responses of three Aculeata groups: herbivores (Apiformes), predators (Crabronidae, Sphecidae), and kleptoparasites (Apiformes, Chrysididae, Crabronidae) to successional transformations in 32 sand quarries, spanning 15 years of spontaneous succession. Response</w:t>
      </w:r>
      <w:ins w:id="8" w:author="Editor" w:date="2020-10-13T12:06:00Z">
        <w:r>
          <w:rPr>
            <w:rFonts w:cs="Times New Roman" w:ascii="Times New Roman" w:hAnsi="Times New Roman"/>
          </w:rPr>
          <w:t>s</w:t>
        </w:r>
      </w:ins>
      <w:r>
        <w:rPr>
          <w:rFonts w:cs="Times New Roman" w:ascii="Times New Roman" w:hAnsi="Times New Roman"/>
          <w:rPrChange w:id="0" w:author="eCORRECTOR" w:date="2020-10-13T19:54:00Z">
            <w:rPr>
              <w:rFonts w:ascii="Times New Roman" w:hAnsi="Times New Roman" w:cs="Times New Roman"/>
            </w:rPr>
          </w:rPrChange>
        </w:rPr>
        <w:t xml:space="preserve"> to successional changes in vegetation differed depending on the trophic group. Values of community indices for herbivores and kleptoparasites reached the highest complexity at the middle stages of succession, whereas for predators</w:t>
      </w:r>
      <w:ins w:id="10" w:author="Editor" w:date="2020-10-13T12:06:00Z">
        <w:r>
          <w:rPr>
            <w:rFonts w:cs="Times New Roman" w:ascii="Times New Roman" w:hAnsi="Times New Roman"/>
          </w:rPr>
          <w:t>,</w:t>
        </w:r>
      </w:ins>
      <w:r>
        <w:rPr>
          <w:rFonts w:cs="Times New Roman" w:ascii="Times New Roman" w:hAnsi="Times New Roman"/>
          <w:rPrChange w:id="0" w:author="eCORRECTOR" w:date="2020-10-13T19:54:00Z">
            <w:rPr>
              <w:rFonts w:ascii="Times New Roman" w:hAnsi="Times New Roman" w:cs="Times New Roman"/>
            </w:rPr>
          </w:rPrChange>
        </w:rPr>
        <w:t xml:space="preserve"> they remained stable. </w:t>
      </w:r>
      <w:ins w:id="12" w:author="Editor" w:date="2020-10-13T12:29:00Z">
        <w:r>
          <w:rPr>
            <w:rFonts w:cs="Times New Roman" w:ascii="Times New Roman" w:hAnsi="Times New Roman"/>
          </w:rPr>
          <w:t>The a</w:t>
        </w:r>
      </w:ins>
      <w:del w:id="13" w:author="Editor" w:date="2020-10-13T12:29:00Z">
        <w:r>
          <w:rPr>
            <w:rFonts w:cs="Times New Roman" w:ascii="Times New Roman" w:hAnsi="Times New Roman"/>
          </w:rPr>
          <w:delText>A</w:delText>
        </w:r>
      </w:del>
      <w:r>
        <w:rPr>
          <w:rFonts w:cs="Times New Roman" w:ascii="Times New Roman" w:hAnsi="Times New Roman"/>
          <w:rPrChange w:id="0" w:author="eCORRECTOR" w:date="2020-10-13T19:54:00Z">
            <w:rPr>
              <w:rFonts w:ascii="Times New Roman" w:hAnsi="Times New Roman" w:cs="Times New Roman"/>
            </w:rPr>
          </w:rPrChange>
        </w:rPr>
        <w:t xml:space="preserve">rrival of new species, but not changes in dominance structure, significantly affected </w:t>
      </w:r>
      <w:ins w:id="15" w:author="Editor" w:date="2020-10-13T12:07:00Z">
        <w:r>
          <w:rPr>
            <w:rFonts w:cs="Times New Roman" w:ascii="Times New Roman" w:hAnsi="Times New Roman"/>
          </w:rPr>
          <w:t xml:space="preserve">the </w:t>
        </w:r>
      </w:ins>
      <w:r>
        <w:rPr>
          <w:rFonts w:cs="Times New Roman" w:ascii="Times New Roman" w:hAnsi="Times New Roman"/>
          <w:rPrChange w:id="0" w:author="eCORRECTOR" w:date="2020-10-13T19:54:00Z">
            <w:rPr>
              <w:rFonts w:ascii="Times New Roman" w:hAnsi="Times New Roman" w:cs="Times New Roman"/>
            </w:rPr>
          </w:rPrChange>
        </w:rPr>
        <w:t xml:space="preserve">community structure of all </w:t>
      </w:r>
      <w:del w:id="17" w:author="Editor" w:date="2020-10-13T12:06:00Z">
        <w:r>
          <w:rPr>
            <w:rFonts w:cs="Times New Roman" w:ascii="Times New Roman" w:hAnsi="Times New Roman"/>
          </w:rPr>
          <w:delText xml:space="preserve">the </w:delText>
        </w:r>
      </w:del>
      <w:r>
        <w:rPr>
          <w:rFonts w:cs="Times New Roman" w:ascii="Times New Roman" w:hAnsi="Times New Roman"/>
          <w:rPrChange w:id="0" w:author="eCORRECTOR" w:date="2020-10-13T19:54:00Z">
            <w:rPr>
              <w:rFonts w:ascii="Times New Roman" w:hAnsi="Times New Roman" w:cs="Times New Roman"/>
            </w:rPr>
          </w:rPrChange>
        </w:rPr>
        <w:t xml:space="preserve">three </w:t>
      </w:r>
      <w:ins w:id="19" w:author="Editor" w:date="2020-10-13T12:07:00Z">
        <w:r>
          <w:rPr>
            <w:rFonts w:cs="Times New Roman" w:ascii="Times New Roman" w:hAnsi="Times New Roman"/>
          </w:rPr>
          <w:t>Aculeat</w:t>
        </w:r>
      </w:ins>
      <w:ins w:id="20" w:author="Editor" w:date="2020-10-13T12:22:00Z">
        <w:r>
          <w:rPr>
            <w:rFonts w:cs="Times New Roman" w:ascii="Times New Roman" w:hAnsi="Times New Roman"/>
          </w:rPr>
          <w:t>a</w:t>
        </w:r>
      </w:ins>
      <w:ins w:id="21" w:author="Editor" w:date="2020-10-13T12:07:00Z">
        <w:r>
          <w:rPr>
            <w:rFonts w:cs="Times New Roman" w:ascii="Times New Roman" w:hAnsi="Times New Roman"/>
          </w:rPr>
          <w:t xml:space="preserve"> </w:t>
        </w:r>
      </w:ins>
      <w:r>
        <w:rPr>
          <w:rFonts w:cs="Times New Roman" w:ascii="Times New Roman" w:hAnsi="Times New Roman"/>
          <w:rPrChange w:id="0" w:author="eCORRECTOR" w:date="2020-10-13T19:54:00Z">
            <w:rPr>
              <w:rFonts w:ascii="Times New Roman" w:hAnsi="Times New Roman" w:cs="Times New Roman"/>
            </w:rPr>
          </w:rPrChange>
        </w:rPr>
        <w:t>groups</w:t>
      </w:r>
      <w:del w:id="23" w:author="Editor" w:date="2020-10-13T12:07:00Z">
        <w:r>
          <w:rPr>
            <w:rFonts w:cs="Times New Roman" w:ascii="Times New Roman" w:hAnsi="Times New Roman"/>
          </w:rPr>
          <w:delText xml:space="preserve"> of Aculeata</w:delText>
        </w:r>
      </w:del>
      <w:r>
        <w:rPr>
          <w:rFonts w:cs="Times New Roman" w:ascii="Times New Roman" w:hAnsi="Times New Roman"/>
          <w:rPrChange w:id="0" w:author="eCORRECTOR" w:date="2020-10-13T19:54:00Z">
            <w:rPr>
              <w:rFonts w:ascii="Times New Roman" w:hAnsi="Times New Roman" w:cs="Times New Roman"/>
            </w:rPr>
          </w:rPrChange>
        </w:rPr>
        <w:t>. However, only for predator</w:t>
      </w:r>
      <w:del w:id="25" w:author="Editor" w:date="2020-10-13T12:07:00Z">
        <w:r>
          <w:rPr>
            <w:rFonts w:cs="Times New Roman" w:ascii="Times New Roman" w:hAnsi="Times New Roman"/>
          </w:rPr>
          <w:delText>s</w:delText>
        </w:r>
      </w:del>
      <w:r>
        <w:rPr>
          <w:rFonts w:cs="Times New Roman" w:ascii="Times New Roman" w:hAnsi="Times New Roman"/>
          <w:rPrChange w:id="0" w:author="eCORRECTOR" w:date="2020-10-13T19:54:00Z">
            <w:rPr>
              <w:rFonts w:ascii="Times New Roman" w:hAnsi="Times New Roman" w:cs="Times New Roman"/>
            </w:rPr>
          </w:rPrChange>
        </w:rPr>
        <w:t xml:space="preserve"> species</w:t>
      </w:r>
      <w:ins w:id="27" w:author="Editor" w:date="2020-10-13T12:07:00Z">
        <w:r>
          <w:rPr>
            <w:rFonts w:cs="Times New Roman" w:ascii="Times New Roman" w:hAnsi="Times New Roman"/>
          </w:rPr>
          <w:t>,</w:t>
        </w:r>
      </w:ins>
      <w:r>
        <w:rPr>
          <w:rFonts w:cs="Times New Roman" w:ascii="Times New Roman" w:hAnsi="Times New Roman"/>
          <w:rPrChange w:id="0" w:author="eCORRECTOR" w:date="2020-10-13T19:54:00Z">
            <w:rPr>
              <w:rFonts w:ascii="Times New Roman" w:hAnsi="Times New Roman" w:cs="Times New Roman"/>
            </w:rPr>
          </w:rPrChange>
        </w:rPr>
        <w:t xml:space="preserve"> turnover rate</w:t>
      </w:r>
      <w:ins w:id="29" w:author="Editor" w:date="2020-10-13T12:07:00Z">
        <w:r>
          <w:rPr>
            <w:rFonts w:cs="Times New Roman" w:ascii="Times New Roman" w:hAnsi="Times New Roman"/>
          </w:rPr>
          <w:t>s</w:t>
        </w:r>
      </w:ins>
      <w:r>
        <w:rPr>
          <w:rFonts w:cs="Times New Roman" w:ascii="Times New Roman" w:hAnsi="Times New Roman"/>
          <w:rPrChange w:id="0" w:author="eCORRECTOR" w:date="2020-10-13T19:54:00Z">
            <w:rPr>
              <w:rFonts w:ascii="Times New Roman" w:hAnsi="Times New Roman" w:cs="Times New Roman"/>
            </w:rPr>
          </w:rPrChange>
        </w:rPr>
        <w:t xml:space="preserve"> increased at the later </w:t>
      </w:r>
      <w:ins w:id="31" w:author="Editor" w:date="2020-10-13T12:07:00Z">
        <w:r>
          <w:rPr>
            <w:rFonts w:cs="Times New Roman" w:ascii="Times New Roman" w:hAnsi="Times New Roman"/>
          </w:rPr>
          <w:t xml:space="preserve">successional </w:t>
        </w:r>
      </w:ins>
      <w:r>
        <w:rPr>
          <w:rFonts w:cs="Times New Roman" w:ascii="Times New Roman" w:hAnsi="Times New Roman"/>
          <w:rPrChange w:id="0" w:author="eCORRECTOR" w:date="2020-10-13T19:54:00Z">
            <w:rPr>
              <w:rFonts w:ascii="Times New Roman" w:hAnsi="Times New Roman" w:cs="Times New Roman"/>
            </w:rPr>
          </w:rPrChange>
        </w:rPr>
        <w:t>stages</w:t>
      </w:r>
      <w:del w:id="33" w:author="Editor" w:date="2020-10-13T12:07:00Z">
        <w:r>
          <w:rPr>
            <w:rFonts w:cs="Times New Roman" w:ascii="Times New Roman" w:hAnsi="Times New Roman"/>
          </w:rPr>
          <w:delText xml:space="preserve"> of succession</w:delText>
        </w:r>
      </w:del>
      <w:r>
        <w:rPr>
          <w:rFonts w:cs="Times New Roman" w:ascii="Times New Roman" w:hAnsi="Times New Roman"/>
          <w:rPrChange w:id="0" w:author="eCORRECTOR" w:date="2020-10-13T19:54:00Z">
            <w:rPr>
              <w:rFonts w:ascii="Times New Roman" w:hAnsi="Times New Roman" w:cs="Times New Roman"/>
            </w:rPr>
          </w:rPrChange>
        </w:rPr>
        <w:t xml:space="preserve">. This was manifested by </w:t>
      </w:r>
      <w:ins w:id="35" w:author="Editor" w:date="2020-10-13T12:07:00Z">
        <w:r>
          <w:rPr>
            <w:rFonts w:cs="Times New Roman" w:ascii="Times New Roman" w:hAnsi="Times New Roman"/>
          </w:rPr>
          <w:t xml:space="preserve">the </w:t>
        </w:r>
      </w:ins>
      <w:r>
        <w:rPr>
          <w:rFonts w:cs="Times New Roman" w:ascii="Times New Roman" w:hAnsi="Times New Roman"/>
          <w:rPrChange w:id="0" w:author="eCORRECTOR" w:date="2020-10-13T19:54:00Z">
            <w:rPr>
              <w:rFonts w:ascii="Times New Roman" w:hAnsi="Times New Roman" w:cs="Times New Roman"/>
            </w:rPr>
          </w:rPrChange>
        </w:rPr>
        <w:t>rapid accumulation of new and rare species. In contrast, β-diversity of kleptoparasites decreased, and in the case of herbivores</w:t>
      </w:r>
      <w:ins w:id="37" w:author="Editor" w:date="2020-10-13T12:07:00Z">
        <w:r>
          <w:rPr>
            <w:rFonts w:cs="Times New Roman" w:ascii="Times New Roman" w:hAnsi="Times New Roman"/>
          </w:rPr>
          <w:t>, it</w:t>
        </w:r>
      </w:ins>
      <w:r>
        <w:rPr>
          <w:rFonts w:cs="Times New Roman" w:ascii="Times New Roman" w:hAnsi="Times New Roman"/>
          <w:rPrChange w:id="0" w:author="eCORRECTOR" w:date="2020-10-13T19:54:00Z">
            <w:rPr>
              <w:rFonts w:ascii="Times New Roman" w:hAnsi="Times New Roman" w:cs="Times New Roman"/>
            </w:rPr>
          </w:rPrChange>
        </w:rPr>
        <w:t xml:space="preserve"> remained constant throughout </w:t>
      </w:r>
      <w:ins w:id="39" w:author="Editor" w:date="2020-10-13T12:07:00Z">
        <w:r>
          <w:rPr>
            <w:rFonts w:cs="Times New Roman" w:ascii="Times New Roman" w:hAnsi="Times New Roman"/>
          </w:rPr>
          <w:t xml:space="preserve">the </w:t>
        </w:r>
      </w:ins>
      <w:r>
        <w:rPr>
          <w:rFonts w:cs="Times New Roman" w:ascii="Times New Roman" w:hAnsi="Times New Roman"/>
          <w:rPrChange w:id="0" w:author="eCORRECTOR" w:date="2020-10-13T19:54:00Z">
            <w:rPr>
              <w:rFonts w:ascii="Times New Roman" w:hAnsi="Times New Roman" w:cs="Times New Roman"/>
            </w:rPr>
          </w:rPrChange>
        </w:rPr>
        <w:t xml:space="preserve">successional stages. Predators were also characterized by </w:t>
      </w:r>
      <w:del w:id="41" w:author="Editor" w:date="2020-10-13T12:07:00Z">
        <w:r>
          <w:rPr>
            <w:rFonts w:cs="Times New Roman" w:ascii="Times New Roman" w:hAnsi="Times New Roman"/>
          </w:rPr>
          <w:delText>a high number</w:delText>
        </w:r>
      </w:del>
      <w:ins w:id="42" w:author="Editor" w:date="2020-10-13T12:07:00Z">
        <w:r>
          <w:rPr>
            <w:rFonts w:cs="Times New Roman" w:ascii="Times New Roman" w:hAnsi="Times New Roman"/>
          </w:rPr>
          <w:t>high numbers</w:t>
        </w:r>
      </w:ins>
      <w:r>
        <w:rPr>
          <w:rFonts w:cs="Times New Roman" w:ascii="Times New Roman" w:hAnsi="Times New Roman"/>
          <w:rPrChange w:id="0" w:author="eCORRECTOR" w:date="2020-10-13T19:54:00Z">
            <w:rPr>
              <w:rFonts w:ascii="Times New Roman" w:hAnsi="Times New Roman" w:cs="Times New Roman"/>
            </w:rPr>
          </w:rPrChange>
        </w:rPr>
        <w:t xml:space="preserve"> of prevalent species, present at all </w:t>
      </w:r>
      <w:ins w:id="44" w:author="Editor" w:date="2020-10-13T12:07:00Z">
        <w:r>
          <w:rPr>
            <w:rFonts w:cs="Times New Roman" w:ascii="Times New Roman" w:hAnsi="Times New Roman"/>
          </w:rPr>
          <w:t xml:space="preserve">successional </w:t>
        </w:r>
      </w:ins>
      <w:r>
        <w:rPr>
          <w:rFonts w:cs="Times New Roman" w:ascii="Times New Roman" w:hAnsi="Times New Roman"/>
          <w:rPrChange w:id="0" w:author="eCORRECTOR" w:date="2020-10-13T19:54:00Z">
            <w:rPr>
              <w:rFonts w:ascii="Times New Roman" w:hAnsi="Times New Roman" w:cs="Times New Roman"/>
            </w:rPr>
          </w:rPrChange>
        </w:rPr>
        <w:t>stages</w:t>
      </w:r>
      <w:del w:id="46" w:author="Editor" w:date="2020-10-13T12:08:00Z">
        <w:r>
          <w:rPr>
            <w:rFonts w:cs="Times New Roman" w:ascii="Times New Roman" w:hAnsi="Times New Roman"/>
          </w:rPr>
          <w:delText xml:space="preserve"> of succession</w:delText>
        </w:r>
      </w:del>
      <w:r>
        <w:rPr>
          <w:rFonts w:cs="Times New Roman" w:ascii="Times New Roman" w:hAnsi="Times New Roman"/>
          <w:rPrChange w:id="0" w:author="eCORRECTOR" w:date="2020-10-13T19:54:00Z">
            <w:rPr>
              <w:rFonts w:ascii="Times New Roman" w:hAnsi="Times New Roman" w:cs="Times New Roman"/>
            </w:rPr>
          </w:rPrChange>
        </w:rPr>
        <w:t xml:space="preserve">. </w:t>
      </w:r>
      <w:del w:id="48" w:author="Editor" w:date="2020-10-13T12:08:00Z">
        <w:r>
          <w:rPr>
            <w:rFonts w:cs="Times New Roman" w:ascii="Times New Roman" w:hAnsi="Times New Roman"/>
          </w:rPr>
          <w:delText>Our results point that</w:delText>
        </w:r>
      </w:del>
      <w:ins w:id="49" w:author="Editor" w:date="2020-10-13T12:08:00Z">
        <w:r>
          <w:rPr>
            <w:rFonts w:cs="Times New Roman" w:ascii="Times New Roman" w:hAnsi="Times New Roman"/>
          </w:rPr>
          <w:t>We highlight that</w:t>
        </w:r>
      </w:ins>
      <w:r>
        <w:rPr>
          <w:rFonts w:cs="Times New Roman" w:ascii="Times New Roman" w:hAnsi="Times New Roman"/>
          <w:rPrChange w:id="0" w:author="eCORRECTOR" w:date="2020-10-13T19:54:00Z">
            <w:rPr>
              <w:rFonts w:ascii="Times New Roman" w:hAnsi="Times New Roman" w:cs="Times New Roman"/>
            </w:rPr>
          </w:rPrChange>
        </w:rPr>
        <w:t xml:space="preserve"> various patterns of species exchange can affect conservational values of sand quarries</w:t>
      </w:r>
      <w:ins w:id="51" w:author="Editor" w:date="2020-10-13T12:08:00Z">
        <w:r>
          <w:rPr>
            <w:rFonts w:cs="Times New Roman" w:ascii="Times New Roman" w:hAnsi="Times New Roman"/>
          </w:rPr>
          <w:t xml:space="preserve"> and</w:t>
        </w:r>
      </w:ins>
      <w:del w:id="52" w:author="Editor" w:date="2020-10-13T12:08:00Z">
        <w:r>
          <w:rPr>
            <w:rFonts w:cs="Times New Roman" w:ascii="Times New Roman" w:hAnsi="Times New Roman"/>
          </w:rPr>
          <w:delText>. We</w:delText>
        </w:r>
      </w:del>
      <w:r>
        <w:rPr>
          <w:rFonts w:cs="Times New Roman" w:ascii="Times New Roman" w:hAnsi="Times New Roman"/>
          <w:rPrChange w:id="0" w:author="eCORRECTOR" w:date="2020-10-13T19:54:00Z">
            <w:rPr>
              <w:rFonts w:ascii="Times New Roman" w:hAnsi="Times New Roman" w:cs="Times New Roman"/>
            </w:rPr>
          </w:rPrChange>
        </w:rPr>
        <w:t xml:space="preserve"> provide information about preferences of predatory, herbivorous (pollinating), and parasitic Aculeata, including rare and threatened species, in respect of stages of ecological succession. The collected information will allow </w:t>
      </w:r>
      <w:ins w:id="54" w:author="Editor" w:date="2020-10-13T12:30:00Z">
        <w:r>
          <w:rPr>
            <w:rFonts w:cs="Times New Roman" w:ascii="Times New Roman" w:hAnsi="Times New Roman"/>
          </w:rPr>
          <w:t xml:space="preserve">a </w:t>
        </w:r>
      </w:ins>
      <w:r>
        <w:rPr>
          <w:rFonts w:cs="Times New Roman" w:ascii="Times New Roman" w:hAnsi="Times New Roman"/>
          <w:rPrChange w:id="0" w:author="eCORRECTOR" w:date="2020-10-13T19:54:00Z">
            <w:rPr>
              <w:rFonts w:ascii="Times New Roman" w:hAnsi="Times New Roman" w:cs="Times New Roman"/>
            </w:rPr>
          </w:rPrChange>
        </w:rPr>
        <w:t xml:space="preserve">more deliberate selection of protective measures through </w:t>
      </w:r>
      <w:ins w:id="56" w:author="Editor" w:date="2020-10-13T12:30:00Z">
        <w:r>
          <w:rPr>
            <w:rFonts w:cs="Times New Roman" w:ascii="Times New Roman" w:hAnsi="Times New Roman"/>
          </w:rPr>
          <w:t xml:space="preserve">the </w:t>
        </w:r>
      </w:ins>
      <w:r>
        <w:rPr>
          <w:rFonts w:cs="Times New Roman" w:ascii="Times New Roman" w:hAnsi="Times New Roman"/>
          <w:rPrChange w:id="0" w:author="eCORRECTOR" w:date="2020-10-13T19:54:00Z">
            <w:rPr>
              <w:rFonts w:ascii="Times New Roman" w:hAnsi="Times New Roman" w:cs="Times New Roman"/>
            </w:rPr>
          </w:rPrChange>
        </w:rPr>
        <w:t xml:space="preserve">implementation of suitable </w:t>
      </w:r>
      <w:ins w:id="58" w:author="Editor" w:date="2020-10-13T12:08:00Z">
        <w:r>
          <w:rPr>
            <w:rFonts w:cs="Times New Roman" w:ascii="Times New Roman" w:hAnsi="Times New Roman"/>
          </w:rPr>
          <w:t>management strategies to</w:t>
        </w:r>
      </w:ins>
      <w:del w:id="59" w:author="Editor" w:date="2020-10-13T12:08:00Z">
        <w:r>
          <w:rPr>
            <w:rFonts w:cs="Times New Roman" w:ascii="Times New Roman" w:hAnsi="Times New Roman"/>
          </w:rPr>
          <w:delText>methods of management, to</w:delText>
        </w:r>
      </w:del>
      <w:r>
        <w:rPr>
          <w:rFonts w:cs="Times New Roman" w:ascii="Times New Roman" w:hAnsi="Times New Roman"/>
          <w:rPrChange w:id="0" w:author="eCORRECTOR" w:date="2020-10-13T19:54:00Z">
            <w:rPr>
              <w:rFonts w:ascii="Times New Roman" w:hAnsi="Times New Roman" w:cs="Times New Roman"/>
            </w:rPr>
          </w:rPrChange>
        </w:rPr>
        <w:t xml:space="preserve"> facilitate the preservation of these valuable habitats.</w:t>
      </w:r>
    </w:p>
    <w:p>
      <w:pPr>
        <w:pStyle w:val="Normal"/>
        <w:spacing w:lineRule="auto" w:line="480" w:before="0" w:after="360"/>
        <w:jc w:val="both"/>
        <w:rPr>
          <w:rFonts w:ascii="Times New Roman" w:hAnsi="Times New Roman" w:cs="Times New Roman"/>
          <w:sz w:val="24"/>
          <w:szCs w:val="24"/>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 xml:space="preserve">Keywords: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Apiformes; Chrysididae; Sand quarry; Species turnover; Spheciformes, Succession</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1. Introduction</w:t>
      </w:r>
    </w:p>
    <w:p>
      <w:pPr>
        <w:pStyle w:val="Normal"/>
        <w:spacing w:lineRule="auto" w:line="480" w:before="0" w:after="0"/>
        <w:ind w:firstLine="720"/>
        <w:jc w:val="both"/>
        <w:rPr>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Abandoned sand quarries</w:t>
      </w:r>
      <w:ins w:id="65" w:author="Editor" w:date="2020-10-13T09:26:00Z">
        <w:r>
          <w:rPr>
            <w:rFonts w:cs="Times New Roman" w:ascii="Times New Roman" w:hAnsi="Times New Roman"/>
            <w:sz w:val="24"/>
            <w:szCs w:val="24"/>
            <w:lang w:val="en-US"/>
          </w:rPr>
          <w:t xml:space="preserve"> and</w:t>
        </w:r>
      </w:ins>
      <w:del w:id="66" w:author="Editor" w:date="2020-10-13T09:26: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gravel pits</w:t>
      </w:r>
      <w:ins w:id="68" w:author="Editor" w:date="2020-10-13T09:26:00Z">
        <w:r>
          <w:rPr>
            <w:rFonts w:cs="Times New Roman" w:ascii="Times New Roman" w:hAnsi="Times New Roman"/>
            <w:sz w:val="24"/>
            <w:szCs w:val="24"/>
            <w:lang w:val="en-US"/>
          </w:rPr>
          <w:t xml:space="preserve"> can be colonized by </w:t>
        </w:r>
      </w:ins>
      <w:ins w:id="69" w:author="Editor" w:date="2020-10-13T09:27:00Z">
        <w:r>
          <w:rPr>
            <w:rFonts w:cs="Times New Roman" w:ascii="Times New Roman" w:hAnsi="Times New Roman"/>
            <w:sz w:val="24"/>
            <w:szCs w:val="24"/>
            <w:lang w:val="en-US"/>
          </w:rPr>
          <w:t>various</w:t>
        </w:r>
      </w:ins>
      <w:del w:id="70" w:author="Editor" w:date="2020-10-13T09:26:00Z">
        <w:r>
          <w:rPr>
            <w:rFonts w:cs="Times New Roman" w:ascii="Times New Roman" w:hAnsi="Times New Roman"/>
            <w:sz w:val="24"/>
            <w:szCs w:val="24"/>
            <w:lang w:val="en-US"/>
          </w:rPr>
          <w:delText xml:space="preserve">, </w:delText>
        </w:r>
      </w:del>
      <w:del w:id="71" w:author="Editor" w:date="2020-10-13T09:26:00Z">
        <w:commentRangeStart w:id="0"/>
        <w:r>
          <w:rPr>
            <w:rFonts w:cs="Times New Roman" w:ascii="Times New Roman" w:hAnsi="Times New Roman"/>
            <w:sz w:val="24"/>
            <w:szCs w:val="24"/>
            <w:lang w:val="en-US"/>
          </w:rPr>
          <w:delText>etc</w:delText>
        </w:r>
      </w:del>
      <w:r>
        <w:rPr>
          <w:rFonts w:cs="Times New Roman" w:ascii="Times New Roman" w:hAnsi="Times New Roman"/>
          <w:sz w:val="24"/>
          <w:szCs w:val="24"/>
          <w:lang w:val="en-US"/>
        </w:rPr>
      </w:r>
      <w:del w:id="72" w:author="Editor" w:date="2020-10-13T09:26:00Z">
        <w:commentRangeEnd w:id="0"/>
        <w:r>
          <w:commentReference w:id="0"/>
        </w:r>
        <w:r>
          <w:rPr>
            <w:rFonts w:cs="Times New Roman" w:ascii="Times New Roman" w:hAnsi="Times New Roman"/>
            <w:sz w:val="24"/>
            <w:szCs w:val="24"/>
            <w:lang w:val="en-US"/>
          </w:rPr>
          <w:delText>.</w:delText>
        </w:r>
      </w:del>
      <w:del w:id="73" w:author="Editor" w:date="2020-10-13T09:27:00Z">
        <w:r>
          <w:rPr>
            <w:rFonts w:cs="Times New Roman" w:ascii="Times New Roman" w:hAnsi="Times New Roman"/>
            <w:sz w:val="24"/>
            <w:szCs w:val="24"/>
            <w:lang w:val="en-US"/>
          </w:rPr>
          <w:delText xml:space="preserve"> are colonized by many</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groups of species, including some threatened and rare taxa (Tropek et al., 2010; Heneberg et al., 2013, 2016; Twerd et al., 2019a). Hence</w:t>
      </w:r>
      <w:ins w:id="75" w:author="Editor" w:date="2020-10-13T09:28: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many publications provide evidence for the high conservation value of post-mining sites as habitats for </w:t>
      </w:r>
      <w:ins w:id="77" w:author="Editor" w:date="2020-10-13T09:29:00Z">
        <w:r>
          <w:rPr>
            <w:rFonts w:cs="Times New Roman" w:ascii="Times New Roman" w:hAnsi="Times New Roman"/>
            <w:sz w:val="24"/>
            <w:szCs w:val="24"/>
            <w:lang w:val="en-US"/>
          </w:rPr>
          <w:t>numerous</w:t>
        </w:r>
      </w:ins>
      <w:del w:id="78" w:author="Editor" w:date="2020-10-13T09:29:00Z">
        <w:r>
          <w:rPr>
            <w:rFonts w:cs="Times New Roman" w:ascii="Times New Roman" w:hAnsi="Times New Roman"/>
            <w:sz w:val="24"/>
            <w:szCs w:val="24"/>
            <w:lang w:val="en-US"/>
          </w:rPr>
          <w:delText>many</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orders of arachnids (Tropek and Konvicka, 2008; Tropek et al., 2010) and insects (Brändle et al., 2000; Lenda et al., 2012; Lönnberg and Jonsell, 2012; Tichanek and Tropek, 2015; Harabiš, 2016; de Smedt and van de Poel, 2017), including bees and other aculeates (Krauss et al., 2009; Seitz et al., 2019; Twerd et al., 2019a, 2019b). </w:t>
      </w:r>
      <w:del w:id="80" w:author="Editor" w:date="2020-10-13T09:30:00Z">
        <w:commentRangeStart w:id="1"/>
        <w:r>
          <w:rPr>
            <w:rFonts w:cs="Times New Roman" w:ascii="Times New Roman" w:hAnsi="Times New Roman"/>
            <w:sz w:val="24"/>
            <w:szCs w:val="24"/>
            <w:lang w:val="en-US"/>
          </w:rPr>
          <w:delText xml:space="preserve">It was pointed out that </w:delText>
        </w:r>
      </w:del>
      <w:r>
        <w:rPr>
          <w:rFonts w:cs="Times New Roman" w:ascii="Times New Roman" w:hAnsi="Times New Roman"/>
          <w:sz w:val="24"/>
          <w:szCs w:val="24"/>
          <w:lang w:val="en-US"/>
        </w:rPr>
      </w:r>
      <w:del w:id="81" w:author="Editor" w:date="2020-10-13T09:30:00Z">
        <w:commentRangeEnd w:id="1"/>
        <w:r>
          <w:commentReference w:id="1"/>
        </w:r>
        <w:r>
          <w:rPr>
            <w:rFonts w:cs="Times New Roman" w:ascii="Times New Roman" w:hAnsi="Times New Roman"/>
            <w:sz w:val="24"/>
            <w:szCs w:val="24"/>
            <w:lang w:val="en-US"/>
          </w:rPr>
          <w:delText>insect</w:delText>
        </w:r>
      </w:del>
      <w:ins w:id="82" w:author="Editor" w:date="2020-10-13T09:30:00Z">
        <w:r>
          <w:rPr>
            <w:rFonts w:cs="Times New Roman" w:ascii="Times New Roman" w:hAnsi="Times New Roman"/>
            <w:sz w:val="24"/>
            <w:szCs w:val="24"/>
            <w:lang w:val="en-US"/>
          </w:rPr>
          <w:t>Insect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communities on post-mini</w:t>
      </w:r>
      <w:ins w:id="84" w:author="Editor" w:date="2020-10-13T09:30:00Z">
        <w:r>
          <w:rPr>
            <w:rFonts w:cs="Times New Roman" w:ascii="Times New Roman" w:hAnsi="Times New Roman"/>
            <w:sz w:val="24"/>
            <w:szCs w:val="24"/>
            <w:lang w:val="en-US"/>
          </w:rPr>
          <w:t>n</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g sites</w:t>
      </w:r>
      <w:ins w:id="86" w:author="Editor" w:date="2020-10-13T09:30: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present high conservation value</w:t>
      </w:r>
      <w:del w:id="88" w:author="Editor" w:date="2020-10-13T09:30: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but will undergo </w:t>
      </w:r>
      <w:del w:id="90" w:author="Editor" w:date="2020-10-13T09:30:00Z">
        <w:r>
          <w:rPr>
            <w:rFonts w:cs="Times New Roman" w:ascii="Times New Roman" w:hAnsi="Times New Roman"/>
            <w:sz w:val="24"/>
            <w:szCs w:val="24"/>
            <w:lang w:val="en-US"/>
          </w:rPr>
          <w:delText xml:space="preserve">a </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spontaneous ecological succession</w:t>
      </w:r>
      <w:ins w:id="92" w:author="Editor" w:date="2020-10-13T09:30: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which affects species richness and abundance. However, </w:t>
      </w:r>
      <w:ins w:id="94" w:author="Editor" w:date="2020-10-13T09:33:00Z">
        <w:r>
          <w:rPr>
            <w:rFonts w:cs="Times New Roman" w:ascii="Times New Roman" w:hAnsi="Times New Roman"/>
            <w:sz w:val="24"/>
            <w:szCs w:val="24"/>
            <w:lang w:val="en-US"/>
          </w:rPr>
          <w:t>most studies have neglected the</w:t>
        </w:r>
      </w:ins>
      <w:del w:id="95" w:author="Editor" w:date="2020-10-13T09:33:00Z">
        <w:r>
          <w:rPr>
            <w:rFonts w:cs="Times New Roman" w:ascii="Times New Roman" w:hAnsi="Times New Roman"/>
            <w:sz w:val="24"/>
            <w:szCs w:val="24"/>
            <w:lang w:val="en-US"/>
          </w:rPr>
          <w:delText>often no attention is paid to the</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fact that changes in percentage contributions of individual insect species, caused by plant succession, can </w:t>
      </w:r>
      <w:r>
        <w:rPr>
          <w:rFonts w:cs="Times New Roman" w:ascii="Times New Roman" w:hAnsi="Times New Roman"/>
          <w:bCs/>
          <w:sz w:val="24"/>
          <w:szCs w:val="24"/>
          <w:lang w:val="en-US"/>
          <w:rPrChange w:id="0" w:author="eCORRECTOR" w:date="2020-10-13T19:54:00Z">
            <w:rPr>
              <w:sz w:val="24"/>
              <w:szCs w:val="24"/>
              <w:bCs/>
              <w:rFonts w:ascii="Times New Roman" w:hAnsi="Times New Roman" w:cs="Times New Roman"/>
              <w:lang w:val="en-US"/>
            </w:rPr>
          </w:rPrChange>
        </w:rPr>
        <w:t>markedly</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influence their conservational value.</w:t>
      </w:r>
    </w:p>
    <w:p>
      <w:pPr>
        <w:pStyle w:val="Normal"/>
        <w:spacing w:lineRule="auto" w:line="480" w:before="0" w:after="0"/>
        <w:ind w:firstLine="720"/>
        <w:jc w:val="both"/>
        <w:rPr>
          <w:lang w:val="en-US"/>
        </w:rPr>
      </w:pPr>
      <w:commentRangeStart w:id="2"/>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Temporal variability of insect communities during succession is, along with their abundance and species diversity, an important criterion of ecosystem value</w:t>
      </w:r>
      <w:r>
        <w:rPr>
          <w:rFonts w:cs="Times New Roman" w:ascii="Times New Roman" w:hAnsi="Times New Roman"/>
          <w:sz w:val="24"/>
          <w:szCs w:val="24"/>
          <w:lang w:val="en-US"/>
        </w:rPr>
      </w:r>
      <w:ins w:id="100" w:author="Unknown Author" w:date="2020-10-14T12:36:16Z">
        <w:commentRangeEnd w:id="2"/>
        <w:r>
          <w:commentReference w:id="2"/>
        </w:r>
        <w:r>
          <w:rPr>
            <w:rFonts w:cs="Times New Roman" w:ascii="Times New Roman" w:hAnsi="Times New Roman"/>
            <w:sz w:val="24"/>
            <w:szCs w:val="24"/>
            <w:lang w:val="en-US"/>
          </w:rPr>
          <w:commentReference w:id="3"/>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In general, species richness and diversity of insect communities </w:t>
      </w:r>
      <w:del w:id="102" w:author="Editor" w:date="2020-10-13T09:33:00Z">
        <w:r>
          <w:rPr>
            <w:rFonts w:cs="Times New Roman" w:ascii="Times New Roman" w:hAnsi="Times New Roman"/>
            <w:sz w:val="24"/>
            <w:szCs w:val="24"/>
            <w:lang w:val="en-US"/>
          </w:rPr>
          <w:delText xml:space="preserve">is </w:delText>
        </w:r>
      </w:del>
      <w:ins w:id="103" w:author="Editor" w:date="2020-10-13T09:33:00Z">
        <w:r>
          <w:rPr>
            <w:rFonts w:cs="Times New Roman" w:ascii="Times New Roman" w:hAnsi="Times New Roman"/>
            <w:sz w:val="24"/>
            <w:szCs w:val="24"/>
            <w:lang w:val="en-US"/>
          </w:rPr>
          <w:t xml:space="preserve">are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expected to increase </w:t>
      </w:r>
      <w:ins w:id="105" w:author="Editor" w:date="2020-10-13T09:33:00Z">
        <w:r>
          <w:rPr>
            <w:rFonts w:cs="Times New Roman" w:ascii="Times New Roman" w:hAnsi="Times New Roman"/>
            <w:sz w:val="24"/>
            <w:szCs w:val="24"/>
            <w:lang w:val="en-US"/>
          </w:rPr>
          <w:t>over</w:t>
        </w:r>
      </w:ins>
      <w:del w:id="106" w:author="Editor" w:date="2020-10-13T09:33:00Z">
        <w:r>
          <w:rPr>
            <w:rFonts w:cs="Times New Roman" w:ascii="Times New Roman" w:hAnsi="Times New Roman"/>
            <w:sz w:val="24"/>
            <w:szCs w:val="24"/>
            <w:lang w:val="en-US"/>
          </w:rPr>
          <w:delText>with</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time, but responses of individual species are often highly specific. In contrast, the dynamics of trophic groups (e.g.</w:t>
      </w:r>
      <w:ins w:id="108" w:author="Editor" w:date="2020-10-13T09:34: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herbivores, predators, and parasites) can show more predictive patterns (Siemann et al., 1999) and </w:t>
      </w:r>
      <w:del w:id="110" w:author="Editor" w:date="2020-10-13T09:34:00Z">
        <w:commentRangeStart w:id="4"/>
        <w:r>
          <w:rPr>
            <w:rFonts w:cs="Times New Roman" w:ascii="Times New Roman" w:hAnsi="Times New Roman"/>
            <w:sz w:val="24"/>
            <w:szCs w:val="24"/>
            <w:lang w:val="en-US"/>
          </w:rPr>
          <w:delText xml:space="preserve">are </w:delText>
        </w:r>
      </w:del>
      <w:ins w:id="111" w:author="Editor" w:date="2020-10-13T09:34:00Z">
        <w:r>
          <w:rPr>
            <w:rFonts w:cs="Times New Roman" w:ascii="Times New Roman" w:hAnsi="Times New Roman"/>
            <w:sz w:val="24"/>
            <w:szCs w:val="24"/>
            <w:lang w:val="en-US"/>
          </w:rPr>
          <w:t xml:space="preserve">is </w:t>
        </w:r>
      </w:ins>
      <w:r>
        <w:rPr>
          <w:rFonts w:cs="Times New Roman" w:ascii="Times New Roman" w:hAnsi="Times New Roman"/>
          <w:sz w:val="24"/>
          <w:szCs w:val="24"/>
          <w:lang w:val="en-US"/>
        </w:rPr>
      </w:r>
      <w:commentRangeEnd w:id="4"/>
      <w:r>
        <w:commentReference w:id="4"/>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of high importance from the standpoint of the whole ecosystem (Christensen, 1995). For example, in the case of pollinators, habitat age has no effect on species abundance and diversity in abandoned fields (Krauss et al., 2009), but </w:t>
      </w:r>
      <w:del w:id="113" w:author="Editor" w:date="2020-10-13T09:34:00Z">
        <w:r>
          <w:rPr>
            <w:rFonts w:cs="Times New Roman" w:ascii="Times New Roman" w:hAnsi="Times New Roman"/>
            <w:sz w:val="24"/>
            <w:szCs w:val="24"/>
            <w:lang w:val="en-US"/>
          </w:rPr>
          <w:delText>it may</w:delText>
        </w:r>
      </w:del>
      <w:ins w:id="114" w:author="Editor" w:date="2020-10-13T09:34:00Z">
        <w:r>
          <w:rPr>
            <w:rFonts w:cs="Times New Roman" w:ascii="Times New Roman" w:hAnsi="Times New Roman"/>
            <w:sz w:val="24"/>
            <w:szCs w:val="24"/>
            <w:lang w:val="en-US"/>
          </w:rPr>
          <w:t>this may not</w:t>
        </w:r>
      </w:ins>
      <w:ins w:id="115" w:author="Editor" w:date="2020-10-13T09:35:00Z">
        <w:r>
          <w:rPr>
            <w:rFonts w:cs="Times New Roman" w:ascii="Times New Roman" w:hAnsi="Times New Roman"/>
            <w:sz w:val="24"/>
            <w:szCs w:val="24"/>
            <w:lang w:val="en-US"/>
          </w:rPr>
          <w:t xml:space="preserve"> be the case for</w:t>
        </w:r>
      </w:ins>
      <w:del w:id="116" w:author="Editor" w:date="2020-10-13T09:35:00Z">
        <w:r>
          <w:rPr>
            <w:rFonts w:cs="Times New Roman" w:ascii="Times New Roman" w:hAnsi="Times New Roman"/>
            <w:sz w:val="24"/>
            <w:szCs w:val="24"/>
            <w:lang w:val="en-US"/>
          </w:rPr>
          <w:delText xml:space="preserve"> not be so for</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other trophic groups, </w:t>
      </w:r>
      <w:del w:id="118" w:author="Editor" w:date="2020-10-13T09:35:00Z">
        <w:r>
          <w:rPr>
            <w:rFonts w:cs="Times New Roman" w:ascii="Times New Roman" w:hAnsi="Times New Roman"/>
            <w:sz w:val="24"/>
            <w:szCs w:val="24"/>
            <w:lang w:val="en-US"/>
          </w:rPr>
          <w:delText>e.g.</w:delText>
        </w:r>
      </w:del>
      <w:ins w:id="119" w:author="Editor" w:date="2020-10-13T09:35:00Z">
        <w:r>
          <w:rPr>
            <w:rFonts w:cs="Times New Roman" w:ascii="Times New Roman" w:hAnsi="Times New Roman"/>
            <w:sz w:val="24"/>
            <w:szCs w:val="24"/>
            <w:lang w:val="en-US"/>
          </w:rPr>
          <w:t>such as</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predators, which depend strongly on the structural complexity of the ecosystem. In general, the proportion of herbivores in the community may decrease in favo</w:t>
      </w:r>
      <w:del w:id="121" w:author="Editor" w:date="2020-10-13T09:35:00Z">
        <w:r>
          <w:rPr>
            <w:rFonts w:cs="Times New Roman" w:ascii="Times New Roman" w:hAnsi="Times New Roman"/>
            <w:sz w:val="24"/>
            <w:szCs w:val="24"/>
            <w:lang w:val="en-US"/>
          </w:rPr>
          <w:delText>u</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r of increasingly diverse and abundant predators and parasites (Corbet, 1995; Siemann et al., 1999).</w:t>
      </w:r>
      <w:del w:id="123" w:author="Editor" w:date="2020-10-13T09:35:00Z">
        <w:r>
          <w:rPr>
            <w:rFonts w:cs="Times New Roman" w:ascii="Times New Roman" w:hAnsi="Times New Roman"/>
            <w:sz w:val="24"/>
            <w:szCs w:val="24"/>
            <w:lang w:val="en-US"/>
          </w:rPr>
          <w:delText xml:space="preserve"> </w:delText>
        </w:r>
      </w:del>
    </w:p>
    <w:p>
      <w:pPr>
        <w:pStyle w:val="Normal"/>
        <w:spacing w:lineRule="auto" w:line="480" w:before="0" w:after="0"/>
        <w:ind w:firstLine="720"/>
        <w:jc w:val="both"/>
        <w:rPr>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Hymenopterans in sand quarries do not necessarily follow the general predictions of classic successional theories advocating a continuous increase in diversity and abundance (Odum, 1969; Brown, 1984). According to general predictions, the abundance and diversity of aculeate Hymenoptera should increase </w:t>
      </w:r>
      <w:ins w:id="125" w:author="Editor" w:date="2020-10-13T09:35:00Z">
        <w:r>
          <w:rPr>
            <w:rFonts w:cs="Times New Roman" w:ascii="Times New Roman" w:hAnsi="Times New Roman"/>
            <w:sz w:val="24"/>
            <w:szCs w:val="24"/>
            <w:lang w:val="en-US"/>
          </w:rPr>
          <w:t>over</w:t>
        </w:r>
      </w:ins>
      <w:del w:id="126" w:author="Editor" w:date="2020-10-13T09:35:00Z">
        <w:r>
          <w:rPr>
            <w:rFonts w:cs="Times New Roman" w:ascii="Times New Roman" w:hAnsi="Times New Roman"/>
            <w:sz w:val="24"/>
            <w:szCs w:val="24"/>
            <w:lang w:val="en-US"/>
          </w:rPr>
          <w:delText>with</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time, and there might be fewer rare species at the initial stages of succession (Gathmann et al., 1994; Corbet, 1995). However, bees and wasps are good ecological indicators (Odanaka and Rehan, 2019), and thus</w:t>
      </w:r>
      <w:ins w:id="128" w:author="Editor" w:date="2020-10-13T09:35: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their communities dynamically respond to even small changes in their environment. This is due to their high nesting and food requirements (Müller et al., 2006; Ricketts et al., 2008), resulting in a strong relationship with available floral resources (Alanen et al., 2011). Therefore, contrary to the above predictions, early successional stages of abandoned fields </w:t>
      </w:r>
      <w:del w:id="130" w:author="Editor" w:date="2020-10-13T09:36:00Z">
        <w:commentRangeStart w:id="5"/>
        <w:r>
          <w:rPr>
            <w:rFonts w:cs="Times New Roman" w:ascii="Times New Roman" w:hAnsi="Times New Roman"/>
            <w:sz w:val="24"/>
            <w:szCs w:val="24"/>
            <w:lang w:val="en-US"/>
          </w:rPr>
          <w:delText xml:space="preserve">were found to </w:delText>
        </w:r>
      </w:del>
      <w:r>
        <w:rPr>
          <w:rFonts w:cs="Times New Roman" w:ascii="Times New Roman" w:hAnsi="Times New Roman"/>
          <w:sz w:val="24"/>
          <w:szCs w:val="24"/>
          <w:lang w:val="en-US"/>
        </w:rPr>
      </w:r>
      <w:commentRangeEnd w:id="5"/>
      <w:r>
        <w:commentReference w:id="5"/>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harbo</w:t>
      </w:r>
      <w:del w:id="132" w:author="Editor" w:date="2020-10-13T09:36:00Z">
        <w:r>
          <w:rPr>
            <w:rFonts w:cs="Times New Roman" w:ascii="Times New Roman" w:hAnsi="Times New Roman"/>
            <w:sz w:val="24"/>
            <w:szCs w:val="24"/>
            <w:lang w:val="en-US"/>
          </w:rPr>
          <w:delText>u</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r diverse Hymenoptera communities because of a high abundance of annual plants (Parrish and Bazzaz, 1979; Alanen et al., 2011; Tscharntke et al., 2011; Roberts et al., 2017). This </w:t>
      </w:r>
      <w:del w:id="134" w:author="Editor" w:date="2020-10-13T09:37:00Z">
        <w:r>
          <w:rPr>
            <w:rFonts w:cs="Times New Roman" w:ascii="Times New Roman" w:hAnsi="Times New Roman"/>
            <w:sz w:val="24"/>
            <w:szCs w:val="24"/>
            <w:lang w:val="en-US"/>
          </w:rPr>
          <w:delText>affects also</w:delText>
        </w:r>
      </w:del>
      <w:ins w:id="135" w:author="Editor" w:date="2020-10-13T09:37:00Z">
        <w:r>
          <w:rPr>
            <w:rFonts w:cs="Times New Roman" w:ascii="Times New Roman" w:hAnsi="Times New Roman"/>
            <w:sz w:val="24"/>
            <w:szCs w:val="24"/>
            <w:lang w:val="en-US"/>
          </w:rPr>
          <w:t>also affects</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rare species, which can aggregate in the community </w:t>
      </w:r>
      <w:del w:id="137" w:author="Editor" w:date="2020-10-13T09:37:00Z">
        <w:r>
          <w:rPr>
            <w:rFonts w:cs="Times New Roman" w:ascii="Times New Roman" w:hAnsi="Times New Roman"/>
            <w:sz w:val="24"/>
            <w:szCs w:val="24"/>
            <w:lang w:val="en-US"/>
          </w:rPr>
          <w:delText>thanks to a</w:delText>
        </w:r>
      </w:del>
      <w:ins w:id="138" w:author="Editor" w:date="2020-10-13T09:37:00Z">
        <w:r>
          <w:rPr>
            <w:rFonts w:cs="Times New Roman" w:ascii="Times New Roman" w:hAnsi="Times New Roman"/>
            <w:sz w:val="24"/>
            <w:szCs w:val="24"/>
            <w:lang w:val="en-US"/>
          </w:rPr>
          <w:t>because of a</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large variability of microhabitats (Tropek et al., 2010). Numbers of hymenopteran pollinator species (including rare ones) generally decrease with increasing density of plant cover (Rutgers-Kelly and Richards, 2013; Hendrychová and Bogusch, 2016). This is thought to be mainly driven by changes in vegetation characteristics, </w:t>
      </w:r>
      <w:ins w:id="140" w:author="Editor" w:date="2020-10-13T09:37:00Z">
        <w:r>
          <w:rPr>
            <w:rFonts w:cs="Times New Roman" w:ascii="Times New Roman" w:hAnsi="Times New Roman"/>
            <w:sz w:val="24"/>
            <w:szCs w:val="24"/>
            <w:lang w:val="en-US"/>
          </w:rPr>
          <w:t>such as</w:t>
        </w:r>
      </w:ins>
      <w:del w:id="141" w:author="Editor" w:date="2020-10-13T09:37:00Z">
        <w:r>
          <w:rPr>
            <w:rFonts w:cs="Times New Roman" w:ascii="Times New Roman" w:hAnsi="Times New Roman"/>
            <w:sz w:val="24"/>
            <w:szCs w:val="24"/>
            <w:lang w:val="en-US"/>
          </w:rPr>
          <w:delText>like</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species richness or pollination strategies (Gathmann et al., 1994; Losapio et al., 2016). However, recent observations </w:t>
      </w:r>
      <w:ins w:id="143" w:author="Editor" w:date="2020-10-13T09:37:00Z">
        <w:r>
          <w:rPr>
            <w:rFonts w:cs="Times New Roman" w:ascii="Times New Roman" w:hAnsi="Times New Roman"/>
            <w:sz w:val="24"/>
            <w:szCs w:val="24"/>
            <w:lang w:val="en-US"/>
          </w:rPr>
          <w:t>have shown</w:t>
        </w:r>
      </w:ins>
      <w:del w:id="144" w:author="Editor" w:date="2020-10-13T09:37:00Z">
        <w:r>
          <w:rPr>
            <w:rFonts w:cs="Times New Roman" w:ascii="Times New Roman" w:hAnsi="Times New Roman"/>
            <w:sz w:val="24"/>
            <w:szCs w:val="24"/>
            <w:lang w:val="en-US"/>
          </w:rPr>
          <w:delText>showed</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that responses of specialized oligolectic bees to successional processes may be more complex (Twerd et al., 2019a). On the other hand, late successional stages are predicted to harbor more diverse parasite and predator communities (Losapio et al., 2016), which can boost numbers of rare species in older quarries.</w:t>
      </w:r>
    </w:p>
    <w:p>
      <w:pPr>
        <w:pStyle w:val="BodyText2"/>
        <w:rPr>
          <w:lang w:val="en-US"/>
        </w:rPr>
      </w:pPr>
      <w:r>
        <w:rPr>
          <w:rFonts w:ascii="Times New Roman" w:hAnsi="Times New Roman"/>
          <w:color w:val="auto"/>
          <w:lang w:val="en-US"/>
          <w:rPrChange w:id="0" w:author="eCORRECTOR" w:date="2020-10-13T19:54:00Z">
            <w:rPr>
              <w:rFonts w:ascii="Times New Roman" w:hAnsi="Times New Roman"/>
              <w:color w:val="auto"/>
              <w:lang w:val="en-US"/>
            </w:rPr>
          </w:rPrChange>
        </w:rPr>
        <w:t xml:space="preserve">Important aspects of community change may be missed when focusing only on species numbers, in particular raw numbers of rare species. Conservational value will generally change in the course of succession. However, temporal changes in </w:t>
      </w:r>
      <w:ins w:id="147" w:author="Editor" w:date="2020-10-13T09:38:00Z">
        <w:r>
          <w:rPr>
            <w:rFonts w:ascii="Times New Roman" w:hAnsi="Times New Roman"/>
            <w:color w:val="auto"/>
            <w:lang w:val="en-US"/>
          </w:rPr>
          <w:t xml:space="preserve">the </w:t>
        </w:r>
      </w:ins>
      <w:r>
        <w:rPr>
          <w:rFonts w:ascii="Times New Roman" w:hAnsi="Times New Roman"/>
          <w:color w:val="auto"/>
          <w:lang w:val="en-US"/>
          <w:rPrChange w:id="0" w:author="eCORRECTOR" w:date="2020-10-13T19:54:00Z">
            <w:rPr>
              <w:rFonts w:ascii="Times New Roman" w:hAnsi="Times New Roman"/>
              <w:color w:val="auto"/>
              <w:lang w:val="en-US"/>
            </w:rPr>
          </w:rPrChange>
        </w:rPr>
        <w:t>abundance</w:t>
      </w:r>
      <w:ins w:id="149" w:author="Editor" w:date="2020-10-13T09:38:00Z">
        <w:r>
          <w:rPr>
            <w:rFonts w:ascii="Times New Roman" w:hAnsi="Times New Roman"/>
            <w:color w:val="auto"/>
            <w:lang w:val="en-US"/>
          </w:rPr>
          <w:t>s</w:t>
        </w:r>
      </w:ins>
      <w:r>
        <w:rPr>
          <w:rFonts w:ascii="Times New Roman" w:hAnsi="Times New Roman"/>
          <w:color w:val="auto"/>
          <w:lang w:val="en-US"/>
          <w:rPrChange w:id="0" w:author="eCORRECTOR" w:date="2020-10-13T19:54:00Z">
            <w:rPr>
              <w:rFonts w:ascii="Times New Roman" w:hAnsi="Times New Roman"/>
              <w:color w:val="auto"/>
              <w:lang w:val="en-US"/>
            </w:rPr>
          </w:rPrChange>
        </w:rPr>
        <w:t xml:space="preserve"> of some persistent species may reflect their important ecosystem value (Harvey et al., 2017), and rare species may contribute little to functional diversity within ecosystems (Jain et al., 2014, but see Lyons et al., 2005). Therefore, from the conservational standpoint, estimates of shifts in contributions of individual species as well as species turnover rates for different trophic groups in the course of succession in sand quarries are needed.</w:t>
      </w:r>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In this study, we tested </w:t>
      </w:r>
      <w:del w:id="152" w:author="Editor" w:date="2020-10-13T09:38:00Z">
        <w:r>
          <w:rPr>
            <w:rFonts w:cs="Times New Roman" w:ascii="Times New Roman" w:hAnsi="Times New Roman"/>
            <w:sz w:val="24"/>
            <w:szCs w:val="24"/>
            <w:lang w:val="en-US"/>
          </w:rPr>
          <w:delText xml:space="preserve">a </w:delText>
        </w:r>
      </w:del>
      <w:ins w:id="153" w:author="Editor" w:date="2020-10-13T09:38: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hypothesis that the conservational value of sand quarries, based on </w:t>
      </w:r>
      <w:ins w:id="155" w:author="Editor" w:date="2020-10-13T09:38: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aculeate Hymenoptera community, changes due to successional processes. We expected a continuous increase in abundance and species diversity for Aculeata communities</w:t>
      </w:r>
      <w:ins w:id="157" w:author="Editor" w:date="2020-10-13T09:39:00Z">
        <w:r>
          <w:rPr>
            <w:rFonts w:cs="Times New Roman" w:ascii="Times New Roman" w:hAnsi="Times New Roman"/>
            <w:sz w:val="24"/>
            <w:szCs w:val="24"/>
            <w:lang w:val="en-US"/>
          </w:rPr>
          <w:t>, but supposed</w:t>
        </w:r>
      </w:ins>
      <w:del w:id="158" w:author="Editor" w:date="2020-10-13T09:39:00Z">
        <w:r>
          <w:rPr>
            <w:rFonts w:cs="Times New Roman" w:ascii="Times New Roman" w:hAnsi="Times New Roman"/>
            <w:sz w:val="24"/>
            <w:szCs w:val="24"/>
            <w:lang w:val="en-US"/>
          </w:rPr>
          <w:delText>. However, we supposed</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that the detailed patterns would depend on </w:t>
      </w:r>
      <w:ins w:id="160" w:author="Editor" w:date="2020-10-13T09:39: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life history of individual trophic groups of aculeates. Herbivores (pollinators) </w:t>
      </w:r>
      <w:ins w:id="162" w:author="Editor" w:date="2020-10-13T09:39:00Z">
        <w:r>
          <w:rPr>
            <w:rFonts w:cs="Times New Roman" w:ascii="Times New Roman" w:hAnsi="Times New Roman"/>
            <w:sz w:val="24"/>
            <w:szCs w:val="24"/>
            <w:lang w:val="en-US"/>
          </w:rPr>
          <w:t>were expected to</w:t>
        </w:r>
      </w:ins>
      <w:del w:id="163" w:author="Editor" w:date="2020-10-13T09:39:00Z">
        <w:r>
          <w:rPr>
            <w:rFonts w:cs="Times New Roman" w:ascii="Times New Roman" w:hAnsi="Times New Roman"/>
            <w:sz w:val="24"/>
            <w:szCs w:val="24"/>
            <w:lang w:val="en-US"/>
          </w:rPr>
          <w:delText>would</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be the most diverse/abundant at the early and/or </w:t>
      </w:r>
      <w:r>
        <w:rPr>
          <w:rFonts w:cs="Times New Roman" w:ascii="Times New Roman" w:hAnsi="Times New Roman"/>
          <w:sz w:val="24"/>
          <w:lang w:val="en-US"/>
          <w:rPrChange w:id="0" w:author="eCORRECTOR" w:date="2020-10-13T19:54:00Z">
            <w:rPr>
              <w:sz w:val="24"/>
              <w:rFonts w:ascii="Times New Roman" w:hAnsi="Times New Roman" w:cs="Times New Roman"/>
              <w:lang w:val="en-US"/>
            </w:rPr>
          </w:rPrChange>
        </w:rPr>
        <w:t xml:space="preserve">middle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stages of succession. In contrast, communities of predators and kleptoparasites would change </w:t>
      </w:r>
      <w:ins w:id="167" w:author="Editor" w:date="2020-10-13T09:39:00Z">
        <w:r>
          <w:rPr>
            <w:rFonts w:cs="Times New Roman" w:ascii="Times New Roman" w:hAnsi="Times New Roman"/>
            <w:sz w:val="24"/>
            <w:szCs w:val="24"/>
            <w:lang w:val="en-US"/>
          </w:rPr>
          <w:t>more slowly</w:t>
        </w:r>
      </w:ins>
      <w:ins w:id="168" w:author="Editor" w:date="2020-10-13T09:40:00Z">
        <w:r>
          <w:rPr>
            <w:rFonts w:cs="Times New Roman" w:ascii="Times New Roman" w:hAnsi="Times New Roman"/>
            <w:sz w:val="24"/>
            <w:szCs w:val="24"/>
            <w:lang w:val="en-US"/>
          </w:rPr>
          <w:t>, with the accumulation of</w:t>
        </w:r>
      </w:ins>
      <w:del w:id="169" w:author="Editor" w:date="2020-10-13T09:40:00Z">
        <w:r>
          <w:rPr>
            <w:rFonts w:cs="Times New Roman" w:ascii="Times New Roman" w:hAnsi="Times New Roman"/>
            <w:sz w:val="24"/>
            <w:szCs w:val="24"/>
            <w:lang w:val="en-US"/>
          </w:rPr>
          <w:delText>slower, and would accumulate</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rare species at later stages of succession. We predicted that changes in </w:t>
      </w:r>
      <w:r>
        <w:rPr>
          <w:rFonts w:cs="Times New Roman" w:ascii="Times New Roman" w:hAnsi="Times New Roman"/>
          <w:lang w:val="en-US"/>
          <w:rPrChange w:id="0" w:author="eCORRECTOR" w:date="2020-10-13T19:54:00Z">
            <w:rPr>
              <w:rFonts w:ascii="Times New Roman" w:hAnsi="Times New Roman" w:cs="Times New Roman"/>
              <w:lang w:val="en-US"/>
            </w:rPr>
          </w:rPrChange>
        </w:rPr>
        <w:t>β</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-diversity would be caused mainly by the appearance of new species. Species turnover rate</w:t>
      </w:r>
      <w:ins w:id="173" w:author="Editor" w:date="2020-10-13T09:40:00Z">
        <w:r>
          <w:rPr>
            <w:rFonts w:cs="Times New Roman" w:ascii="Times New Roman" w:hAnsi="Times New Roman"/>
            <w:sz w:val="24"/>
            <w:szCs w:val="24"/>
            <w:lang w:val="en-US"/>
          </w:rPr>
          <w:t>s</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would differ between groups presenting diverse trophic behavio</w:t>
      </w:r>
      <w:del w:id="175" w:author="Editor" w:date="2020-10-13T09:40:00Z">
        <w:r>
          <w:rPr>
            <w:rFonts w:cs="Times New Roman" w:ascii="Times New Roman" w:hAnsi="Times New Roman"/>
            <w:sz w:val="24"/>
            <w:szCs w:val="24"/>
            <w:lang w:val="en-US"/>
          </w:rPr>
          <w:delText>u</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rs of larvae: decreas</w:t>
      </w:r>
      <w:ins w:id="177" w:author="Editor" w:date="2020-10-13T09:40:00Z">
        <w:r>
          <w:rPr>
            <w:rFonts w:cs="Times New Roman" w:ascii="Times New Roman" w:hAnsi="Times New Roman"/>
            <w:sz w:val="24"/>
            <w:szCs w:val="24"/>
            <w:lang w:val="en-US"/>
          </w:rPr>
          <w:t>ing</w:t>
        </w:r>
      </w:ins>
      <w:del w:id="178" w:author="Editor" w:date="2020-10-13T09:40:00Z">
        <w:r>
          <w:rPr>
            <w:rFonts w:cs="Times New Roman" w:ascii="Times New Roman" w:hAnsi="Times New Roman"/>
            <w:sz w:val="24"/>
            <w:szCs w:val="24"/>
            <w:lang w:val="en-US"/>
          </w:rPr>
          <w:delText>e</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for herbivores (pollinators) and increas</w:t>
      </w:r>
      <w:ins w:id="180" w:author="Editor" w:date="2020-10-13T09:40:00Z">
        <w:r>
          <w:rPr>
            <w:rFonts w:cs="Times New Roman" w:ascii="Times New Roman" w:hAnsi="Times New Roman"/>
            <w:sz w:val="24"/>
            <w:szCs w:val="24"/>
            <w:lang w:val="en-US"/>
          </w:rPr>
          <w:t>ing</w:t>
        </w:r>
      </w:ins>
      <w:del w:id="181" w:author="Editor" w:date="2020-10-13T09:40:00Z">
        <w:r>
          <w:rPr>
            <w:rFonts w:cs="Times New Roman" w:ascii="Times New Roman" w:hAnsi="Times New Roman"/>
            <w:sz w:val="24"/>
            <w:szCs w:val="24"/>
            <w:lang w:val="en-US"/>
          </w:rPr>
          <w:delText>e</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for parasites and predators. The groups </w:t>
      </w:r>
      <w:ins w:id="183" w:author="Editor" w:date="2020-10-13T09:40:00Z">
        <w:r>
          <w:rPr>
            <w:rFonts w:cs="Times New Roman" w:ascii="Times New Roman" w:hAnsi="Times New Roman"/>
            <w:sz w:val="24"/>
            <w:szCs w:val="24"/>
            <w:lang w:val="en-US"/>
          </w:rPr>
          <w:t>with more rapid change</w:t>
        </w:r>
      </w:ins>
      <w:ins w:id="184" w:author="Editor" w:date="2020-10-13T09:41:00Z">
        <w:r>
          <w:rPr>
            <w:rFonts w:cs="Times New Roman" w:ascii="Times New Roman" w:hAnsi="Times New Roman"/>
            <w:sz w:val="24"/>
            <w:szCs w:val="24"/>
            <w:lang w:val="en-US"/>
          </w:rPr>
          <w:t>s in the</w:t>
        </w:r>
      </w:ins>
      <w:del w:id="185" w:author="Editor" w:date="2020-10-13T09:41:00Z">
        <w:r>
          <w:rPr>
            <w:rFonts w:cs="Times New Roman" w:ascii="Times New Roman" w:hAnsi="Times New Roman"/>
            <w:sz w:val="24"/>
            <w:szCs w:val="24"/>
            <w:lang w:val="en-US"/>
          </w:rPr>
          <w:delText>for which the</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balanced component of β-diversity </w:t>
      </w:r>
      <w:del w:id="187" w:author="Editor" w:date="2020-10-13T09:41:00Z">
        <w:r>
          <w:rPr>
            <w:rFonts w:cs="Times New Roman" w:ascii="Times New Roman" w:hAnsi="Times New Roman"/>
            <w:sz w:val="24"/>
            <w:szCs w:val="24"/>
            <w:lang w:val="en-US"/>
          </w:rPr>
          <w:delText xml:space="preserve">changes faster </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would include higher numbers of rare species and of species characteristic of individual stages of plant succession. </w:t>
      </w:r>
      <w:commentRangeStart w:id="6"/>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In contrast, fewer species </w:t>
      </w:r>
      <w:del w:id="190" w:author="Editor" w:date="2020-10-13T09:41:00Z">
        <w:r>
          <w:rPr>
            <w:rFonts w:cs="Times New Roman" w:ascii="Times New Roman" w:hAnsi="Times New Roman"/>
            <w:sz w:val="24"/>
            <w:szCs w:val="24"/>
            <w:lang w:val="en-US"/>
          </w:rPr>
          <w:delText>would be</w:delText>
        </w:r>
      </w:del>
      <w:ins w:id="191" w:author="Editor" w:date="2020-10-13T09:41:00Z">
        <w:r>
          <w:rPr>
            <w:rFonts w:cs="Times New Roman" w:ascii="Times New Roman" w:hAnsi="Times New Roman"/>
            <w:sz w:val="24"/>
            <w:szCs w:val="24"/>
            <w:lang w:val="en-US"/>
          </w:rPr>
          <w:t>were expected to show</w:t>
        </w:r>
      </w:ins>
      <w:del w:id="192" w:author="Editor" w:date="2020-10-13T09:41:00Z">
        <w:r>
          <w:rPr>
            <w:rFonts w:cs="Times New Roman" w:ascii="Times New Roman" w:hAnsi="Times New Roman"/>
            <w:sz w:val="24"/>
            <w:szCs w:val="24"/>
            <w:lang w:val="en-US"/>
          </w:rPr>
          <w:delText xml:space="preserve"> characterized with</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continuous changes in abundance in the course of succession.</w:t>
      </w:r>
      <w:commentRangeEnd w:id="6"/>
      <w:r>
        <w:commentReference w:id="6"/>
      </w:r>
      <w:r>
        <w:rPr>
          <w:rFonts w:cs="Times New Roman" w:ascii="Times New Roman" w:hAnsi="Times New Roman"/>
          <w:sz w:val="24"/>
          <w:szCs w:val="24"/>
          <w:lang w:val="en-US"/>
        </w:rPr>
      </w:r>
    </w:p>
    <w:p>
      <w:pPr>
        <w:pStyle w:val="Nagwek11"/>
        <w:spacing w:lineRule="auto" w:line="480" w:before="0" w:after="240"/>
        <w:jc w:val="both"/>
        <w:rPr>
          <w:rFonts w:ascii="Times New Roman" w:hAnsi="Times New Roman" w:cs="Times New Roman"/>
          <w:sz w:val="24"/>
          <w:szCs w:val="24"/>
        </w:rPr>
      </w:pPr>
      <w:r>
        <w:rPr>
          <w:rFonts w:cs="Times New Roman" w:ascii="Times New Roman" w:hAnsi="Times New Roman"/>
          <w:sz w:val="24"/>
          <w:szCs w:val="24"/>
          <w:rPrChange w:id="0" w:author="eCORRECTOR" w:date="2020-10-13T19:54:00Z">
            <w:rPr>
              <w:sz w:val="24"/>
              <w:szCs w:val="24"/>
              <w:rFonts w:ascii="Times New Roman" w:hAnsi="Times New Roman" w:cs="Times New Roman"/>
            </w:rPr>
          </w:rPrChange>
        </w:rPr>
        <w:t>2. Material and methods</w:t>
      </w:r>
    </w:p>
    <w:p>
      <w:pPr>
        <w:pStyle w:val="Nagwek11"/>
        <w:spacing w:lineRule="auto" w:line="480" w:before="0" w:after="240"/>
        <w:jc w:val="both"/>
        <w:rPr>
          <w:rFonts w:ascii="Times New Roman" w:hAnsi="Times New Roman" w:cs="Times New Roman"/>
          <w:b w:val="false"/>
          <w:b w:val="false"/>
          <w:sz w:val="24"/>
          <w:szCs w:val="24"/>
        </w:rPr>
      </w:pPr>
      <w:r>
        <w:rPr>
          <w:rFonts w:cs="Times New Roman" w:ascii="Times New Roman" w:hAnsi="Times New Roman"/>
          <w:b w:val="false"/>
          <w:i/>
          <w:iCs/>
          <w:sz w:val="24"/>
          <w:szCs w:val="24"/>
          <w:rPrChange w:id="0" w:author="eCORRECTOR" w:date="2020-10-13T19:54:00Z">
            <w:rPr>
              <w:sz w:val="24"/>
              <w:i/>
              <w:b w:val="false"/>
              <w:szCs w:val="24"/>
              <w:iCs/>
              <w:rFonts w:ascii="Times New Roman" w:hAnsi="Times New Roman" w:cs="Times New Roman"/>
            </w:rPr>
          </w:rPrChange>
        </w:rPr>
        <w:t>2.1. Study sites</w:t>
      </w:r>
    </w:p>
    <w:p>
      <w:pPr>
        <w:pStyle w:val="Nagwek11"/>
        <w:tabs>
          <w:tab w:val="clear" w:pos="0"/>
        </w:tabs>
        <w:spacing w:lineRule="auto" w:line="480" w:before="29" w:after="29"/>
        <w:ind w:firstLine="720"/>
        <w:jc w:val="both"/>
        <w:rPr>
          <w:rFonts w:ascii="Times New Roman" w:hAnsi="Times New Roman" w:cs="Times New Roman"/>
          <w:sz w:val="24"/>
          <w:szCs w:val="24"/>
        </w:rPr>
      </w:pPr>
      <w:r>
        <w:rPr>
          <w:rFonts w:cs="Times New Roman" w:ascii="Times New Roman" w:hAnsi="Times New Roman"/>
          <w:b w:val="false"/>
          <w:bCs w:val="false"/>
          <w:sz w:val="24"/>
          <w:szCs w:val="24"/>
          <w:rPrChange w:id="0" w:author="eCORRECTOR" w:date="2020-10-13T19:54:00Z">
            <w:rPr>
              <w:sz w:val="24"/>
              <w:b w:val="false"/>
              <w:szCs w:val="24"/>
              <w:bCs w:val="false"/>
              <w:rFonts w:ascii="Times New Roman" w:hAnsi="Times New Roman" w:cs="Times New Roman"/>
            </w:rPr>
          </w:rPrChange>
        </w:rPr>
        <w:t xml:space="preserve">Field research was conducted in the Podlasie region (NE Poland), in the immediate vicinity of extensive woodlands of Białowieża Forest and Knyszyn Forest. </w:t>
      </w:r>
      <w:r>
        <w:rPr>
          <w:rFonts w:cs="Times New Roman" w:ascii="Times New Roman" w:hAnsi="Times New Roman"/>
          <w:b w:val="false"/>
          <w:bCs w:val="false"/>
          <w:sz w:val="24"/>
          <w:szCs w:val="24"/>
          <w:highlight w:val="white"/>
          <w:rPrChange w:id="0" w:author="eCORRECTOR" w:date="2020-10-13T19:54:00Z">
            <w:rPr>
              <w:sz w:val="24"/>
              <w:b w:val="false"/>
              <w:szCs w:val="24"/>
              <w:bCs w:val="false"/>
              <w:highlight w:val="white"/>
              <w:rFonts w:ascii="Times New Roman" w:hAnsi="Times New Roman" w:cs="Times New Roman"/>
            </w:rPr>
          </w:rPrChange>
        </w:rPr>
        <w:t>This area is rich in natural deposits of sand and gravel, which result mostly from glacial and fluvioglacial</w:t>
      </w:r>
      <w:del w:id="198" w:author="Editor" w:date="2020-10-13T09:42:00Z">
        <w:r>
          <w:rPr>
            <w:rFonts w:cs="Times New Roman" w:ascii="Times New Roman" w:hAnsi="Times New Roman"/>
            <w:b w:val="false"/>
            <w:bCs w:val="false"/>
            <w:sz w:val="24"/>
            <w:szCs w:val="24"/>
            <w:highlight w:val="white"/>
          </w:rPr>
          <w:delText>,</w:delText>
        </w:r>
      </w:del>
      <w:r>
        <w:rPr>
          <w:rFonts w:cs="Times New Roman" w:ascii="Times New Roman" w:hAnsi="Times New Roman"/>
          <w:b w:val="false"/>
          <w:bCs w:val="false"/>
          <w:sz w:val="24"/>
          <w:szCs w:val="24"/>
          <w:rPrChange w:id="0" w:author="eCORRECTOR" w:date="2020-10-13T19:54:00Z">
            <w:rPr>
              <w:sz w:val="24"/>
              <w:b w:val="false"/>
              <w:szCs w:val="24"/>
              <w:bCs w:val="false"/>
              <w:rFonts w:ascii="Times New Roman" w:hAnsi="Times New Roman" w:cs="Times New Roman"/>
            </w:rPr>
          </w:rPrChange>
        </w:rPr>
        <w:t xml:space="preserve"> or</w:t>
      </w:r>
      <w:ins w:id="200" w:author="Editor" w:date="2020-10-13T09:42:00Z">
        <w:r>
          <w:rPr>
            <w:rFonts w:cs="Times New Roman" w:ascii="Times New Roman" w:hAnsi="Times New Roman"/>
            <w:b w:val="false"/>
            <w:bCs w:val="false"/>
            <w:sz w:val="24"/>
            <w:szCs w:val="24"/>
          </w:rPr>
          <w:t>, albeit rarely,</w:t>
        </w:r>
      </w:ins>
      <w:del w:id="201" w:author="Editor" w:date="2020-10-13T09:43:00Z">
        <w:r>
          <w:rPr>
            <w:rFonts w:cs="Times New Roman" w:ascii="Times New Roman" w:hAnsi="Times New Roman"/>
            <w:b w:val="false"/>
            <w:bCs w:val="false"/>
            <w:sz w:val="24"/>
            <w:szCs w:val="24"/>
          </w:rPr>
          <w:delText xml:space="preserve"> </w:delText>
        </w:r>
      </w:del>
      <w:del w:id="202" w:author="Editor" w:date="2020-10-13T09:43:00Z">
        <w:r>
          <w:rPr>
            <w:rFonts w:cs="Times New Roman" w:ascii="Times New Roman" w:hAnsi="Times New Roman"/>
            <w:b w:val="false"/>
            <w:bCs w:val="false"/>
            <w:sz w:val="24"/>
            <w:szCs w:val="24"/>
            <w:highlight w:val="white"/>
          </w:rPr>
          <w:delText>rarely</w:delText>
        </w:r>
      </w:del>
      <w:r>
        <w:rPr>
          <w:rFonts w:cs="Times New Roman" w:ascii="Times New Roman" w:hAnsi="Times New Roman"/>
          <w:b w:val="false"/>
          <w:bCs w:val="false"/>
          <w:sz w:val="24"/>
          <w:szCs w:val="24"/>
          <w:highlight w:val="white"/>
          <w:rPrChange w:id="0" w:author="eCORRECTOR" w:date="2020-10-13T19:54:00Z">
            <w:rPr>
              <w:sz w:val="24"/>
              <w:b w:val="false"/>
              <w:szCs w:val="24"/>
              <w:bCs w:val="false"/>
              <w:highlight w:val="white"/>
              <w:rFonts w:ascii="Times New Roman" w:hAnsi="Times New Roman" w:cs="Times New Roman"/>
            </w:rPr>
          </w:rPrChange>
        </w:rPr>
        <w:t xml:space="preserve"> fluvial </w:t>
      </w:r>
      <w:r>
        <w:rPr>
          <w:rFonts w:cs="Times New Roman" w:ascii="Times New Roman" w:hAnsi="Times New Roman"/>
          <w:b w:val="false"/>
          <w:bCs w:val="false"/>
          <w:color w:val="000000"/>
          <w:sz w:val="24"/>
          <w:szCs w:val="24"/>
          <w:highlight w:val="white"/>
          <w:rPrChange w:id="0" w:author="eCORRECTOR" w:date="2020-10-13T19:54:00Z">
            <w:rPr>
              <w:sz w:val="24"/>
              <w:b w:val="false"/>
              <w:szCs w:val="24"/>
              <w:bCs w:val="false"/>
              <w:highlight w:val="white"/>
              <w:rFonts w:ascii="Times New Roman" w:hAnsi="Times New Roman" w:cs="Times New Roman"/>
              <w:color w:val="000000"/>
            </w:rPr>
          </w:rPrChange>
        </w:rPr>
        <w:t xml:space="preserve">accumulation </w:t>
      </w:r>
      <w:r>
        <w:rPr>
          <w:rFonts w:cs="Times New Roman" w:ascii="Times New Roman" w:hAnsi="Times New Roman"/>
          <w:b w:val="false"/>
          <w:bCs w:val="false"/>
          <w:sz w:val="24"/>
          <w:szCs w:val="24"/>
          <w:highlight w:val="white"/>
          <w:rPrChange w:id="0" w:author="eCORRECTOR" w:date="2020-10-13T19:54:00Z">
            <w:rPr>
              <w:sz w:val="24"/>
              <w:b w:val="false"/>
              <w:szCs w:val="24"/>
              <w:bCs w:val="false"/>
              <w:highlight w:val="white"/>
              <w:rFonts w:ascii="Times New Roman" w:hAnsi="Times New Roman" w:cs="Times New Roman"/>
            </w:rPr>
          </w:rPrChange>
        </w:rPr>
        <w:t>(Siliwończuk</w:t>
      </w:r>
      <w:r>
        <w:rPr>
          <w:rFonts w:cs="Times New Roman" w:ascii="Times New Roman" w:hAnsi="Times New Roman"/>
          <w:b w:val="false"/>
          <w:bCs w:val="false"/>
          <w:sz w:val="24"/>
          <w:szCs w:val="24"/>
          <w:rPrChange w:id="0" w:author="eCORRECTOR" w:date="2020-10-13T19:54:00Z">
            <w:rPr>
              <w:sz w:val="24"/>
              <w:b w:val="false"/>
              <w:szCs w:val="24"/>
              <w:bCs w:val="false"/>
              <w:rFonts w:ascii="Times New Roman" w:hAnsi="Times New Roman" w:cs="Times New Roman"/>
            </w:rPr>
          </w:rPrChange>
        </w:rPr>
        <w:t>,</w:t>
      </w:r>
      <w:r>
        <w:rPr>
          <w:rFonts w:cs="Times New Roman" w:ascii="Times New Roman" w:hAnsi="Times New Roman"/>
          <w:b w:val="false"/>
          <w:bCs w:val="false"/>
          <w:sz w:val="24"/>
          <w:szCs w:val="24"/>
          <w:highlight w:val="white"/>
          <w:rPrChange w:id="0" w:author="eCORRECTOR" w:date="2020-10-13T19:54:00Z">
            <w:rPr>
              <w:sz w:val="24"/>
              <w:b w:val="false"/>
              <w:szCs w:val="24"/>
              <w:bCs w:val="false"/>
              <w:highlight w:val="white"/>
              <w:rFonts w:ascii="Times New Roman" w:hAnsi="Times New Roman" w:cs="Times New Roman"/>
            </w:rPr>
          </w:rPrChange>
        </w:rPr>
        <w:t xml:space="preserve"> 1985). </w:t>
      </w:r>
      <w:r>
        <w:rPr>
          <w:rFonts w:cs="Times New Roman" w:ascii="Times New Roman" w:hAnsi="Times New Roman"/>
          <w:b w:val="false"/>
          <w:bCs w:val="false"/>
          <w:sz w:val="24"/>
          <w:szCs w:val="24"/>
          <w:rPrChange w:id="0" w:author="eCORRECTOR" w:date="2020-10-13T19:54:00Z">
            <w:rPr>
              <w:sz w:val="24"/>
              <w:b w:val="false"/>
              <w:szCs w:val="24"/>
              <w:bCs w:val="false"/>
              <w:rFonts w:ascii="Times New Roman" w:hAnsi="Times New Roman" w:cs="Times New Roman"/>
            </w:rPr>
          </w:rPrChange>
        </w:rPr>
        <w:t xml:space="preserve">As much as </w:t>
      </w:r>
      <w:r>
        <w:rPr>
          <w:rFonts w:cs="Times New Roman" w:ascii="Times New Roman" w:hAnsi="Times New Roman"/>
          <w:b w:val="false"/>
          <w:bCs w:val="false"/>
          <w:sz w:val="24"/>
          <w:szCs w:val="24"/>
          <w:highlight w:val="white"/>
          <w:rPrChange w:id="0" w:author="eCORRECTOR" w:date="2020-10-13T19:54:00Z">
            <w:rPr>
              <w:sz w:val="24"/>
              <w:b w:val="false"/>
              <w:szCs w:val="24"/>
              <w:bCs w:val="false"/>
              <w:highlight w:val="white"/>
              <w:rFonts w:ascii="Times New Roman" w:hAnsi="Times New Roman" w:cs="Times New Roman"/>
            </w:rPr>
          </w:rPrChange>
        </w:rPr>
        <w:t>69%</w:t>
      </w:r>
      <w:r>
        <w:rPr>
          <w:rFonts w:cs="Times New Roman" w:ascii="Times New Roman" w:hAnsi="Times New Roman"/>
          <w:b w:val="false"/>
          <w:bCs w:val="false"/>
          <w:sz w:val="24"/>
          <w:szCs w:val="24"/>
          <w:rPrChange w:id="0" w:author="eCORRECTOR" w:date="2020-10-13T19:54:00Z">
            <w:rPr>
              <w:sz w:val="24"/>
              <w:b w:val="false"/>
              <w:szCs w:val="24"/>
              <w:bCs w:val="false"/>
              <w:rFonts w:ascii="Times New Roman" w:hAnsi="Times New Roman" w:cs="Times New Roman"/>
            </w:rPr>
          </w:rPrChange>
        </w:rPr>
        <w:t xml:space="preserve"> of the deposits </w:t>
      </w:r>
      <w:r>
        <w:rPr>
          <w:rFonts w:cs="Times New Roman" w:ascii="Times New Roman" w:hAnsi="Times New Roman"/>
          <w:b w:val="false"/>
          <w:bCs w:val="false"/>
          <w:sz w:val="24"/>
          <w:szCs w:val="24"/>
          <w:highlight w:val="white"/>
          <w:rPrChange w:id="0" w:author="eCORRECTOR" w:date="2020-10-13T19:54:00Z">
            <w:rPr>
              <w:sz w:val="24"/>
              <w:b w:val="false"/>
              <w:szCs w:val="24"/>
              <w:bCs w:val="false"/>
              <w:highlight w:val="white"/>
              <w:rFonts w:ascii="Times New Roman" w:hAnsi="Times New Roman" w:cs="Times New Roman"/>
            </w:rPr>
          </w:rPrChange>
        </w:rPr>
        <w:t>have never been exploited or their extraction was stopped, while the other 31% are exploited permanently or periodically.</w:t>
      </w:r>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This study was conducted in 32 periodically exploited or abandoned sand quarries (Table A1, Fig. 1)</w:t>
      </w:r>
      <w:ins w:id="213" w:author="Editor" w:date="2020-10-13T09:43:00Z">
        <w:r>
          <w:rPr>
            <w:rFonts w:cs="Times New Roman" w:ascii="Times New Roman" w:hAnsi="Times New Roman"/>
            <w:sz w:val="24"/>
            <w:szCs w:val="24"/>
            <w:lang w:val="en-US"/>
          </w:rPr>
          <w:t xml:space="preserve"> subjected to</w:t>
        </w:r>
      </w:ins>
      <w:del w:id="214" w:author="Editor" w:date="2020-10-13T09:43:00Z">
        <w:r>
          <w:rPr>
            <w:rFonts w:cs="Times New Roman" w:ascii="Times New Roman" w:hAnsi="Times New Roman"/>
            <w:sz w:val="24"/>
            <w:szCs w:val="24"/>
            <w:lang w:val="en-US"/>
          </w:rPr>
          <w:delText>, which are subject to</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spontaneous succession. The investigated sites varied in stages of ecological succession and were covered mostly with synanthropic herbaceous vegetation. Synanthropic plant species included e.g.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Anchusa officinalis</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L.,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Ballota nigra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L.,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Daucus carota</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L.,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Echium vulgare</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L.,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Lamium purpureum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L., and </w:t>
      </w:r>
      <w:r>
        <w:rPr>
          <w:rStyle w:val="Binomial"/>
          <w:i/>
          <w:iCs/>
          <w:sz w:val="24"/>
          <w:szCs w:val="24"/>
          <w:lang w:val="en-US"/>
        </w:rPr>
        <w:t xml:space="preserve">Leonurus cardiac </w:t>
      </w:r>
      <w:r>
        <w:rPr>
          <w:rStyle w:val="Binomial"/>
          <w:sz w:val="24"/>
          <w:szCs w:val="24"/>
          <w:lang w:val="en-US"/>
        </w:rPr>
        <w:t>L</w:t>
      </w:r>
      <w:r>
        <w:rPr>
          <w:rStyle w:val="Binomial"/>
          <w:i/>
          <w:iCs/>
          <w:sz w:val="24"/>
          <w:szCs w:val="24"/>
          <w:lang w:val="en-US"/>
        </w:rPr>
        <w:t xml:space="preserve">.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The dominant grass species in those habitats were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Calamagrostis epigejos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(L.) Roth,</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 Elymus repens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(L.) Gould</w:t>
      </w:r>
      <w:ins w:id="231" w:author="Editor" w:date="2020-10-13T09:43:00Z">
        <w:commentRangeStart w:id="7"/>
        <w:r>
          <w:rPr>
            <w:rFonts w:cs="Times New Roman" w:ascii="Times New Roman" w:hAnsi="Times New Roman"/>
            <w:sz w:val="24"/>
            <w:szCs w:val="24"/>
            <w:lang w:val="en-US"/>
          </w:rPr>
          <w:t>,</w:t>
        </w:r>
      </w:ins>
      <w:r>
        <w:rPr>
          <w:rFonts w:cs="Times New Roman" w:ascii="Times New Roman" w:hAnsi="Times New Roman"/>
          <w:sz w:val="24"/>
          <w:szCs w:val="24"/>
          <w:lang w:val="en-US"/>
        </w:rPr>
      </w:r>
      <w:commentRangeEnd w:id="7"/>
      <w:r>
        <w:commentReference w:id="7"/>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and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Poa pratensis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L., while among woody species,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Pinus sylvestris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L. was the most abundant</w:t>
      </w:r>
      <w:ins w:id="237" w:author="Editor" w:date="2020-10-13T09:44:00Z">
        <w:r>
          <w:rPr>
            <w:rFonts w:cs="Times New Roman" w:ascii="Times New Roman" w:hAnsi="Times New Roman"/>
            <w:sz w:val="24"/>
            <w:szCs w:val="24"/>
            <w:lang w:val="en-US"/>
          </w:rPr>
          <w:t xml:space="preserve"> one</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t>
      </w:r>
    </w:p>
    <w:p>
      <w:pPr>
        <w:pStyle w:val="Normal"/>
        <w:spacing w:lineRule="auto" w:line="480" w:before="29" w:after="29"/>
        <w:ind w:left="720" w:firstLine="720"/>
        <w:jc w:val="both"/>
        <w:rPr>
          <w:rFonts w:ascii="Times New Roman" w:hAnsi="Times New Roman" w:cs="Times New Roman"/>
          <w:sz w:val="24"/>
          <w:szCs w:val="24"/>
          <w:highlight w:val="white"/>
          <w:lang w:val="en-US"/>
        </w:rPr>
      </w:pPr>
      <w:r>
        <w:rPr/>
        <w:drawing>
          <wp:inline distT="0" distB="0" distL="0" distR="0">
            <wp:extent cx="3772535" cy="4791710"/>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3"/>
                    <a:stretch>
                      <a:fillRect/>
                    </a:stretch>
                  </pic:blipFill>
                  <pic:spPr bwMode="auto">
                    <a:xfrm>
                      <a:off x="0" y="0"/>
                      <a:ext cx="3772535" cy="4791710"/>
                    </a:xfrm>
                    <a:prstGeom prst="rect">
                      <a:avLst/>
                    </a:prstGeom>
                  </pic:spPr>
                </pic:pic>
              </a:graphicData>
            </a:graphic>
          </wp:inline>
        </w:drawing>
      </w:r>
    </w:p>
    <w:p>
      <w:pPr>
        <w:pStyle w:val="Normal"/>
        <w:spacing w:lineRule="auto" w:line="480" w:before="120" w:after="0"/>
        <w:jc w:val="both"/>
        <w:rPr>
          <w:rFonts w:ascii="Times New Roman" w:hAnsi="Times New Roman" w:cs="Times New Roman"/>
          <w:sz w:val="24"/>
          <w:szCs w:val="24"/>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Fig. 1.</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Location of </w:t>
      </w:r>
      <w:ins w:id="241" w:author="Editor" w:date="2020-10-13T09:44: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study sites (sand quarries).</w:t>
      </w:r>
    </w:p>
    <w:p>
      <w:pPr>
        <w:pStyle w:val="Normal"/>
        <w:spacing w:lineRule="auto" w:line="480" w:before="29" w:after="29"/>
        <w:jc w:val="center"/>
        <w:rPr>
          <w:rFonts w:ascii="Times New Roman" w:hAnsi="Times New Roman" w:cs="Times New Roman"/>
          <w:sz w:val="24"/>
          <w:szCs w:val="24"/>
          <w:lang w:val="en-US"/>
        </w:rPr>
      </w:pPr>
      <w:r>
        <w:rPr/>
        <w:drawing>
          <wp:inline distT="0" distB="0" distL="0" distR="0">
            <wp:extent cx="5172710" cy="5972810"/>
            <wp:effectExtent l="0" t="0" r="0" b="0"/>
            <wp:docPr id="2"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descr=""/>
                    <pic:cNvPicPr>
                      <a:picLocks noChangeAspect="1" noChangeArrowheads="1"/>
                    </pic:cNvPicPr>
                  </pic:nvPicPr>
                  <pic:blipFill>
                    <a:blip r:embed="rId4"/>
                    <a:stretch>
                      <a:fillRect/>
                    </a:stretch>
                  </pic:blipFill>
                  <pic:spPr bwMode="auto">
                    <a:xfrm>
                      <a:off x="0" y="0"/>
                      <a:ext cx="5172710" cy="5972810"/>
                    </a:xfrm>
                    <a:prstGeom prst="rect">
                      <a:avLst/>
                    </a:prstGeom>
                  </pic:spPr>
                </pic:pic>
              </a:graphicData>
            </a:graphic>
          </wp:inline>
        </w:drawing>
      </w:r>
    </w:p>
    <w:p>
      <w:pPr>
        <w:pStyle w:val="Normal"/>
        <w:spacing w:lineRule="auto" w:line="480" w:before="120" w:after="240"/>
        <w:jc w:val="both"/>
        <w:rPr>
          <w:rFonts w:ascii="Times New Roman" w:hAnsi="Times New Roman" w:cs="Times New Roman"/>
          <w:sz w:val="24"/>
          <w:szCs w:val="24"/>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 xml:space="preserve">Fig. 2.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Representative photographs of stages of plant succession in sand quarries: a, b</w:t>
      </w:r>
      <w:r>
        <w:rPr>
          <w:rFonts w:cs="Times New Roman" w:ascii="Times New Roman" w:hAnsi="Times New Roman"/>
          <w:color w:val="000000"/>
          <w:sz w:val="24"/>
          <w:szCs w:val="24"/>
          <w:lang w:val="en-US"/>
          <w:rPrChange w:id="0" w:author="eCORRECTOR" w:date="2020-10-13T19:54:00Z">
            <w:rPr>
              <w:sz w:val="24"/>
              <w:szCs w:val="24"/>
              <w:rFonts w:ascii="Times New Roman" w:hAnsi="Times New Roman" w:cs="Times New Roman"/>
              <w:color w:val="000000"/>
              <w:lang w:val="en-US"/>
            </w:rPr>
          </w:rPrChange>
        </w:rPr>
        <w:t xml:space="preserve"> = early succession; c, d = </w:t>
      </w:r>
      <w:r>
        <w:rPr>
          <w:rFonts w:cs="Times New Roman" w:ascii="Times New Roman" w:hAnsi="Times New Roman"/>
          <w:color w:val="000000"/>
          <w:sz w:val="24"/>
          <w:lang w:val="en-US"/>
          <w:rPrChange w:id="0" w:author="eCORRECTOR" w:date="2020-10-13T19:54:00Z">
            <w:rPr>
              <w:sz w:val="24"/>
              <w:rFonts w:ascii="Times New Roman" w:hAnsi="Times New Roman" w:cs="Times New Roman"/>
              <w:color w:val="000000"/>
              <w:lang w:val="en-US"/>
            </w:rPr>
          </w:rPrChange>
        </w:rPr>
        <w:t xml:space="preserve">middle </w:t>
      </w:r>
      <w:r>
        <w:rPr>
          <w:rFonts w:cs="Times New Roman" w:ascii="Times New Roman" w:hAnsi="Times New Roman"/>
          <w:color w:val="000000"/>
          <w:sz w:val="24"/>
          <w:szCs w:val="24"/>
          <w:lang w:val="en-US"/>
          <w:rPrChange w:id="0" w:author="eCORRECTOR" w:date="2020-10-13T19:54:00Z">
            <w:rPr>
              <w:sz w:val="24"/>
              <w:szCs w:val="24"/>
              <w:rFonts w:ascii="Times New Roman" w:hAnsi="Times New Roman" w:cs="Times New Roman"/>
              <w:color w:val="000000"/>
              <w:lang w:val="en-US"/>
            </w:rPr>
          </w:rPrChange>
        </w:rPr>
        <w:t>succession; e, f = late succession.</w:t>
      </w:r>
      <w:del w:id="248" w:author="Editor" w:date="2020-10-13T09:44:00Z">
        <w:r>
          <w:rPr>
            <w:rFonts w:cs="Times New Roman" w:ascii="Times New Roman" w:hAnsi="Times New Roman"/>
            <w:color w:val="000000"/>
            <w:sz w:val="24"/>
            <w:szCs w:val="24"/>
            <w:lang w:val="en-US"/>
          </w:rPr>
          <w:delText xml:space="preserve"> </w:delText>
        </w:r>
      </w:del>
    </w:p>
    <w:p>
      <w:pPr>
        <w:pStyle w:val="Normal"/>
        <w:spacing w:lineRule="auto" w:line="480" w:before="29" w:after="29"/>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The </w:t>
      </w:r>
      <w:del w:id="250" w:author="Editor" w:date="2020-10-13T09:44:00Z">
        <w:r>
          <w:rPr>
            <w:rFonts w:cs="Times New Roman" w:ascii="Times New Roman" w:hAnsi="Times New Roman"/>
            <w:sz w:val="24"/>
            <w:szCs w:val="24"/>
            <w:lang w:val="en-US"/>
          </w:rPr>
          <w:delText xml:space="preserve">analysed </w:delText>
        </w:r>
      </w:del>
      <w:ins w:id="251" w:author="Editor" w:date="2020-10-13T09:44:00Z">
        <w:r>
          <w:rPr>
            <w:rFonts w:cs="Times New Roman" w:ascii="Times New Roman" w:hAnsi="Times New Roman"/>
            <w:sz w:val="24"/>
            <w:szCs w:val="24"/>
            <w:lang w:val="en-US"/>
          </w:rPr>
          <w:t xml:space="preserve">analyzed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sand quarries were divided into three groups, depending on the stage of plant succession, namely stage I: 0–5 years, i.e.</w:t>
      </w:r>
      <w:ins w:id="253" w:author="Editor" w:date="2020-10-13T09:45: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early succession (initial colonization by plants – 10 sand quarries): bare soil ≥ 55% of the area, herbaceous vegetation 20–45% of the area; stage II: 5–10 years, i.e.</w:t>
      </w:r>
      <w:ins w:id="255" w:author="Editor" w:date="2020-10-13T09:45: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sz w:val="24"/>
          <w:lang w:val="en-US"/>
          <w:rPrChange w:id="0" w:author="eCORRECTOR" w:date="2020-10-13T19:54:00Z">
            <w:rPr>
              <w:sz w:val="24"/>
              <w:rFonts w:ascii="Times New Roman" w:hAnsi="Times New Roman" w:cs="Times New Roman"/>
              <w:lang w:val="en-US"/>
            </w:rPr>
          </w:rPrChange>
        </w:rPr>
        <w:t xml:space="preserve">middle </w:t>
      </w:r>
      <w:r>
        <w:rPr>
          <w:rFonts w:cs="Times New Roman" w:ascii="Times New Roman" w:hAnsi="Times New Roman"/>
          <w:color w:val="000000"/>
          <w:sz w:val="24"/>
          <w:szCs w:val="24"/>
          <w:lang w:val="en-US"/>
          <w:rPrChange w:id="0" w:author="eCORRECTOR" w:date="2020-10-13T19:54:00Z">
            <w:rPr>
              <w:sz w:val="24"/>
              <w:szCs w:val="24"/>
              <w:rFonts w:ascii="Times New Roman" w:hAnsi="Times New Roman" w:cs="Times New Roman"/>
              <w:color w:val="000000"/>
              <w:lang w:val="en-US"/>
            </w:rPr>
          </w:rPrChange>
        </w:rPr>
        <w:t>succession</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(sward formation – 12 sand quarries): bare soil ≤ 45% of the area, herbaceous vegetation 35-80% of the area, woody vegetation ≥ 5%; stage III: 10–15 years, i.e.</w:t>
      </w:r>
      <w:ins w:id="260" w:author="Editor" w:date="2020-10-13T09:45: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late succession (development of woody vegetation – 10 sand quarries): bare soil ≤ 5% of the area, herbaceous vegetation 15–40% of the area, woody vegetation ≥ 60%. Percentage contributions were estimated in relation to the total area of the sand quarry (Table A1).</w:t>
      </w:r>
      <w:del w:id="262" w:author="Editor" w:date="2020-10-13T09:45:00Z">
        <w:r>
          <w:rPr>
            <w:rFonts w:cs="Times New Roman" w:ascii="Times New Roman" w:hAnsi="Times New Roman"/>
            <w:sz w:val="24"/>
            <w:szCs w:val="24"/>
            <w:lang w:val="en-US"/>
          </w:rPr>
          <w:delText xml:space="preserve"> </w:delText>
        </w:r>
      </w:del>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This study is a continuation of a project concerning the importance of sand quarries for wild bees, which was initiated in 2015. The material used here was collected in 2008, 2015–2016 (Twerd et al., 2019a, 17 sites), and in 2017 (15 sites). Research was conducted after obtaining oral consent from managers of the land and in accordance with applicable law.</w:t>
      </w:r>
    </w:p>
    <w:p>
      <w:pPr>
        <w:pStyle w:val="Tekstpodstawowy31"/>
        <w:keepNext w:val="true"/>
        <w:spacing w:lineRule="auto" w:line="480" w:before="0" w:after="240"/>
        <w:rPr>
          <w:rFonts w:ascii="Times New Roman" w:hAnsi="Times New Roman"/>
          <w:lang w:val="en-US"/>
        </w:rPr>
      </w:pPr>
      <w:r>
        <w:rPr>
          <w:rFonts w:ascii="Times New Roman" w:hAnsi="Times New Roman"/>
          <w:i/>
          <w:iCs/>
          <w:lang w:val="en-US"/>
          <w:rPrChange w:id="0" w:author="eCORRECTOR" w:date="2020-10-13T19:54:00Z">
            <w:rPr>
              <w:i/>
              <w:iCs/>
              <w:rFonts w:ascii="Times New Roman" w:hAnsi="Times New Roman"/>
              <w:lang w:val="en-US"/>
            </w:rPr>
          </w:rPrChange>
        </w:rPr>
        <w:t>2.2. Insect sampling</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b/>
      </w:r>
      <w:bookmarkStart w:id="0" w:name="result_box66"/>
      <w:bookmarkEnd w:id="0"/>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The insects were collected when the weather was favo</w:t>
      </w:r>
      <w:del w:id="267" w:author="Editor" w:date="2020-10-13T09:46:00Z">
        <w:r>
          <w:rPr>
            <w:rFonts w:cs="Times New Roman" w:ascii="Times New Roman" w:hAnsi="Times New Roman"/>
            <w:sz w:val="24"/>
            <w:szCs w:val="24"/>
            <w:lang w:val="en-US"/>
          </w:rPr>
          <w:delText>u</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rable for Aculeata activity, i.e., with no or little wind (&lt; 3 on the Beaufort scale) (Krauss et al., 2009). During field research, the temperature was always above 16°C, and on most days</w:t>
      </w:r>
      <w:ins w:id="269" w:author="Editor" w:date="2020-10-13T09:46: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it did not exceed 25°C. </w:t>
      </w:r>
      <w:del w:id="271" w:author="Editor" w:date="2020-10-13T09:46:00Z">
        <w:r>
          <w:rPr>
            <w:rFonts w:cs="Times New Roman" w:ascii="Times New Roman" w:hAnsi="Times New Roman"/>
            <w:sz w:val="24"/>
            <w:szCs w:val="24"/>
            <w:lang w:val="en-US"/>
          </w:rPr>
          <w:delText>Due to the</w:delText>
        </w:r>
      </w:del>
      <w:ins w:id="272" w:author="Editor" w:date="2020-10-13T09:46:00Z">
        <w:r>
          <w:rPr>
            <w:rFonts w:cs="Times New Roman" w:ascii="Times New Roman" w:hAnsi="Times New Roman"/>
            <w:sz w:val="24"/>
            <w:szCs w:val="24"/>
            <w:lang w:val="en-US"/>
          </w:rPr>
          <w:t>Because the</w:t>
        </w:r>
      </w:ins>
      <w:del w:id="273" w:author="Editor" w:date="2020-10-13T09:46:00Z">
        <w:r>
          <w:rPr>
            <w:rFonts w:cs="Times New Roman" w:ascii="Times New Roman" w:hAnsi="Times New Roman"/>
            <w:sz w:val="24"/>
            <w:szCs w:val="24"/>
            <w:lang w:val="en-US"/>
          </w:rPr>
          <w:delText xml:space="preserve"> fact that the</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phenological periods in Eastern Poland are delayed</w:t>
      </w:r>
      <w:ins w:id="275" w:author="Editor" w:date="2020-10-13T09:46:00Z">
        <w:r>
          <w:rPr>
            <w:rFonts w:cs="Times New Roman" w:ascii="Times New Roman" w:hAnsi="Times New Roman"/>
            <w:sz w:val="24"/>
            <w:szCs w:val="24"/>
            <w:lang w:val="en-US"/>
          </w:rPr>
          <w:t xml:space="preserve"> by about 2 weeks</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in relation to the central part of the country</w:t>
      </w:r>
      <w:del w:id="277" w:author="Editor" w:date="2020-10-13T09:46:00Z">
        <w:r>
          <w:rPr>
            <w:rFonts w:cs="Times New Roman" w:ascii="Times New Roman" w:hAnsi="Times New Roman"/>
            <w:sz w:val="24"/>
            <w:szCs w:val="24"/>
            <w:lang w:val="en-US"/>
          </w:rPr>
          <w:delText xml:space="preserve"> by about two weeks,</w:delText>
        </w:r>
      </w:del>
      <w:ins w:id="278" w:author="Editor" w:date="2020-10-13T09:46:00Z">
        <w:r>
          <w:rPr>
            <w:rFonts w:cs="Times New Roman" w:ascii="Times New Roman" w:hAnsi="Times New Roman"/>
            <w:sz w:val="24"/>
            <w:szCs w:val="24"/>
            <w:lang w:val="en-US"/>
          </w:rPr>
          <w:t>, sampling was</w:t>
        </w:r>
      </w:ins>
      <w:del w:id="279" w:author="Editor" w:date="2020-10-13T09:46:00Z">
        <w:r>
          <w:rPr>
            <w:rFonts w:cs="Times New Roman" w:ascii="Times New Roman" w:hAnsi="Times New Roman"/>
            <w:sz w:val="24"/>
            <w:szCs w:val="24"/>
            <w:lang w:val="en-US"/>
          </w:rPr>
          <w:delText xml:space="preserve"> the research was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conducted in May and July</w:t>
      </w:r>
      <w:del w:id="281" w:author="Editor" w:date="2020-10-13T09:46:00Z">
        <w:r>
          <w:rPr>
            <w:rFonts w:cs="Times New Roman" w:ascii="Times New Roman" w:hAnsi="Times New Roman"/>
            <w:sz w:val="24"/>
            <w:szCs w:val="24"/>
            <w:lang w:val="en-US"/>
          </w:rPr>
          <w:delText>, in order</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to obtain the fullest possible number of both spring and summer species. In each sand quarry, the insects were caught along transects</w:t>
      </w:r>
      <w:ins w:id="283" w:author="Editor" w:date="2020-10-13T09:47:00Z">
        <w:r>
          <w:rPr>
            <w:rFonts w:cs="Times New Roman" w:ascii="Times New Roman" w:hAnsi="Times New Roman"/>
            <w:sz w:val="24"/>
            <w:szCs w:val="24"/>
            <w:lang w:val="en-US"/>
          </w:rPr>
          <w:t>; each</w:t>
        </w:r>
      </w:ins>
      <w:del w:id="284" w:author="Editor" w:date="2020-10-13T09:47:00Z">
        <w:r>
          <w:rPr>
            <w:rFonts w:cs="Times New Roman" w:ascii="Times New Roman" w:hAnsi="Times New Roman"/>
            <w:sz w:val="24"/>
            <w:szCs w:val="24"/>
            <w:lang w:val="en-US"/>
          </w:rPr>
          <w:delText xml:space="preserve">. </w:delText>
        </w:r>
      </w:del>
      <w:del w:id="285" w:author="Editor" w:date="2020-10-13T09:47:00Z">
        <w:bookmarkStart w:id="1" w:name="result_box68"/>
        <w:bookmarkEnd w:id="1"/>
        <w:r>
          <w:rPr>
            <w:rFonts w:cs="Times New Roman" w:ascii="Times New Roman" w:hAnsi="Times New Roman"/>
            <w:sz w:val="24"/>
            <w:szCs w:val="24"/>
            <w:shd w:fill="FFFFFF" w:val="clear"/>
            <w:lang w:val="en-US"/>
          </w:rPr>
          <w:delText>Each</w:delText>
        </w:r>
      </w:del>
      <w:r>
        <w:rPr>
          <w:rFonts w:cs="Times New Roman" w:ascii="Times New Roman" w:hAnsi="Times New Roman"/>
          <w:sz w:val="24"/>
          <w:szCs w:val="24"/>
          <w:shd w:fill="FFFFFF" w:val="clear"/>
          <w:lang w:val="en-US"/>
          <w:rPrChange w:id="0" w:author="eCORRECTOR" w:date="2020-10-13T19:54:00Z">
            <w:rPr>
              <w:sz w:val="24"/>
              <w:shd w:fill="FFFFFF" w:val="clear"/>
              <w:szCs w:val="24"/>
              <w:rFonts w:ascii="Times New Roman" w:hAnsi="Times New Roman" w:cs="Times New Roman"/>
              <w:lang w:val="en-US"/>
            </w:rPr>
          </w:rPrChange>
        </w:rPr>
        <w:t xml:space="preserve"> transect was 200 m long and 1 m wide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(Banaszak, 1980). Each researcher surveyed one transect for 30 minutes and collected the selected group of Aculeata (Apiformes, Crabronidae and Sphecidae, Chrysididae). The transects were visited in a random order throughout the season</w:t>
      </w:r>
      <w:del w:id="288" w:author="Editor" w:date="2020-10-13T09:47: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to cover the entire period of Aculeata activity during the day. The number of delimited transects was adjusted to the size of sand quarries, in </w:t>
      </w:r>
      <w:del w:id="290" w:author="Editor" w:date="2020-10-13T09:47:00Z">
        <w:commentRangeStart w:id="8"/>
        <w:r>
          <w:rPr>
            <w:rFonts w:cs="Times New Roman" w:ascii="Times New Roman" w:hAnsi="Times New Roman"/>
            <w:sz w:val="24"/>
            <w:szCs w:val="24"/>
            <w:lang w:val="en-US"/>
          </w:rPr>
          <w:delText xml:space="preserve">3 </w:delText>
        </w:r>
      </w:del>
      <w:ins w:id="291" w:author="Editor" w:date="2020-10-13T09:47:00Z">
        <w:r>
          <w:rPr>
            <w:rFonts w:cs="Times New Roman" w:ascii="Times New Roman" w:hAnsi="Times New Roman"/>
            <w:sz w:val="24"/>
            <w:szCs w:val="24"/>
            <w:lang w:val="en-US"/>
          </w:rPr>
          <w:t xml:space="preserve">three </w:t>
        </w:r>
      </w:ins>
      <w:r>
        <w:rPr>
          <w:rFonts w:cs="Times New Roman" w:ascii="Times New Roman" w:hAnsi="Times New Roman"/>
          <w:sz w:val="24"/>
          <w:szCs w:val="24"/>
          <w:lang w:val="en-US"/>
        </w:rPr>
      </w:r>
      <w:commentRangeEnd w:id="8"/>
      <w:r>
        <w:commentReference w:id="8"/>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categories: 0.5–1.0 ha (no more than 4 transects), 1.0–3.0 ha (no more than 8 transects), &gt; 3.0 ha (no more than 12 transects)</w:t>
      </w:r>
      <w:bookmarkStart w:id="2" w:name="result_box69"/>
      <w:bookmarkEnd w:id="2"/>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t>
      </w:r>
      <w:ins w:id="294" w:author="Editor" w:date="2020-10-13T09:48:00Z">
        <w:r>
          <w:rPr>
            <w:rFonts w:cs="Times New Roman" w:ascii="Times New Roman" w:hAnsi="Times New Roman"/>
            <w:sz w:val="24"/>
            <w:szCs w:val="24"/>
            <w:lang w:val="en-US"/>
          </w:rPr>
          <w:t xml:space="preserve"> </w:t>
        </w:r>
      </w:ins>
      <w:r>
        <w:rPr>
          <w:rFonts w:cs="Times New Roman" w:ascii="Times New Roman" w:hAnsi="Times New Roman"/>
          <w:sz w:val="24"/>
          <w:szCs w:val="24"/>
          <w:shd w:fill="FFFFFF" w:val="clear"/>
          <w:lang w:val="en-US"/>
          <w:rPrChange w:id="0" w:author="eCORRECTOR" w:date="2020-10-13T19:54:00Z">
            <w:rPr>
              <w:sz w:val="24"/>
              <w:shd w:fill="FFFFFF" w:val="clear"/>
              <w:szCs w:val="24"/>
              <w:rFonts w:ascii="Times New Roman" w:hAnsi="Times New Roman" w:cs="Times New Roman"/>
              <w:lang w:val="en-US"/>
            </w:rPr>
          </w:rPrChange>
        </w:rPr>
        <w:t xml:space="preserve">One sample was a collection of insects caught during </w:t>
      </w:r>
      <w:del w:id="296" w:author="Editor" w:date="2020-10-13T09:48:00Z">
        <w:r>
          <w:rPr>
            <w:rFonts w:cs="Times New Roman" w:ascii="Times New Roman" w:hAnsi="Times New Roman"/>
            <w:sz w:val="24"/>
            <w:szCs w:val="24"/>
            <w:shd w:fill="FFFFFF" w:val="clear"/>
            <w:lang w:val="en-US"/>
          </w:rPr>
          <w:delText xml:space="preserve">one </w:delText>
        </w:r>
      </w:del>
      <w:ins w:id="297" w:author="Editor" w:date="2020-10-13T09:48:00Z">
        <w:r>
          <w:rPr>
            <w:rFonts w:cs="Times New Roman" w:ascii="Times New Roman" w:hAnsi="Times New Roman"/>
            <w:sz w:val="24"/>
            <w:szCs w:val="24"/>
            <w:shd w:fill="FFFFFF" w:val="clear"/>
            <w:lang w:val="en-US"/>
          </w:rPr>
          <w:t xml:space="preserve">1 </w:t>
        </w:r>
      </w:ins>
      <w:r>
        <w:rPr>
          <w:rFonts w:cs="Times New Roman" w:ascii="Times New Roman" w:hAnsi="Times New Roman"/>
          <w:sz w:val="24"/>
          <w:szCs w:val="24"/>
          <w:shd w:fill="FFFFFF" w:val="clear"/>
          <w:lang w:val="en-US"/>
          <w:rPrChange w:id="0" w:author="eCORRECTOR" w:date="2020-10-13T19:54:00Z">
            <w:rPr>
              <w:sz w:val="24"/>
              <w:shd w:fill="FFFFFF" w:val="clear"/>
              <w:szCs w:val="24"/>
              <w:rFonts w:ascii="Times New Roman" w:hAnsi="Times New Roman" w:cs="Times New Roman"/>
              <w:lang w:val="en-US"/>
            </w:rPr>
          </w:rPrChange>
        </w:rPr>
        <w:t xml:space="preserve">day in one sand quarry.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Information about numbers of surveyed transects, depending on site area, is presented in Table A1</w:t>
      </w:r>
      <w:bookmarkStart w:id="3" w:name="result_box72"/>
      <w:bookmarkEnd w:id="3"/>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To avoid self-replication, the sampled quarries were spaced more than 1.5 km apart. The collected specimens were pinned and identified to the species level. Species of the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Bombus lucorum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complex (Bossert, 2015) are not distinguishable by morphological features, </w:t>
      </w:r>
      <w:del w:id="303" w:author="Editor" w:date="2020-10-13T09:48:00Z">
        <w:r>
          <w:rPr>
            <w:rFonts w:cs="Times New Roman" w:ascii="Times New Roman" w:hAnsi="Times New Roman"/>
            <w:sz w:val="24"/>
            <w:szCs w:val="24"/>
            <w:lang w:val="en-US"/>
          </w:rPr>
          <w:delText xml:space="preserve">so </w:delText>
        </w:r>
      </w:del>
      <w:ins w:id="304" w:author="Editor" w:date="2020-10-13T09:48:00Z">
        <w:r>
          <w:rPr>
            <w:rFonts w:cs="Times New Roman" w:ascii="Times New Roman" w:hAnsi="Times New Roman"/>
            <w:sz w:val="24"/>
            <w:szCs w:val="24"/>
            <w:lang w:val="en-US"/>
          </w:rPr>
          <w:t xml:space="preserve">and </w:t>
        </w:r>
      </w:ins>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B</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lucorum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and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B</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terrestris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are easily confused (Wolf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et al.</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2010); therefore, data on the occurrence of bumblebees of the subgenus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Bombus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Latreille, 1802 =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Terrestribombus</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Vogt, 1911 were pooled. Species names followed Bitsch and Leclercq (1993), Skibińska (2004), Puławski (2020), Wiśniowski (2015), and Kuhlmann </w:t>
      </w:r>
      <w:r>
        <w:rPr>
          <w:rStyle w:val="Emphasis"/>
          <w:rFonts w:cs="Times New Roman" w:ascii="Times New Roman" w:hAnsi="Times New Roman"/>
          <w:i w:val="false"/>
          <w:iCs w:val="false"/>
          <w:sz w:val="24"/>
          <w:szCs w:val="24"/>
          <w:lang w:val="en-US"/>
        </w:rPr>
        <w:t>et al</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(2020) (Table A2). We identified the status of threatened bee and wasp species according to the most recent editions of the Polish Red Lists provided by Banaszak (2004), Celary (2004), Skibińska (2004), and Wiśniowski (2015).</w:t>
      </w:r>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The Aculeata were divided into </w:t>
      </w:r>
      <w:del w:id="322" w:author="Editor" w:date="2020-10-13T09:49:00Z">
        <w:r>
          <w:rPr>
            <w:rFonts w:cs="Times New Roman" w:ascii="Times New Roman" w:hAnsi="Times New Roman"/>
            <w:sz w:val="24"/>
            <w:szCs w:val="24"/>
            <w:lang w:val="en-US"/>
          </w:rPr>
          <w:delText xml:space="preserve">3 </w:delText>
        </w:r>
      </w:del>
      <w:ins w:id="323" w:author="Editor" w:date="2020-10-13T09:49:00Z">
        <w:r>
          <w:rPr>
            <w:rFonts w:cs="Times New Roman" w:ascii="Times New Roman" w:hAnsi="Times New Roman"/>
            <w:sz w:val="24"/>
            <w:szCs w:val="24"/>
            <w:lang w:val="en-US"/>
          </w:rPr>
          <w:t xml:space="preserve">three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groups representing diverse trophic behavio</w:t>
      </w:r>
      <w:del w:id="325" w:author="Editor" w:date="2020-10-13T09:49:00Z">
        <w:r>
          <w:rPr>
            <w:rFonts w:cs="Times New Roman" w:ascii="Times New Roman" w:hAnsi="Times New Roman"/>
            <w:sz w:val="24"/>
            <w:szCs w:val="24"/>
            <w:lang w:val="en-US"/>
          </w:rPr>
          <w:delText>u</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rs of larvae (= life histories): herbivores (Apiformes), kleptoparasites (Apiformes, Chrysididae, Crabronidae)</w:t>
      </w:r>
      <w:ins w:id="327" w:author="Editor" w:date="2020-10-13T09:49: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and predators (Crabronidae and Sphecidae). The group of herbivores was composed of bees, i.e.</w:t>
      </w:r>
      <w:ins w:id="329" w:author="Editor" w:date="2020-10-13T09:49: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aculeates completely biologically linked with flower forage: imagines feed mostly on nectar, while larvae are fed with nectar and pollen. However, numerous bee species have adopted a kleptoparasitic way of life (Michener, 2007). Predators were represented by species of the families Crabronidae and Sphecidae. </w:t>
      </w:r>
      <w:del w:id="331" w:author="Editor" w:date="2020-10-13T09:50:00Z">
        <w:r>
          <w:rPr>
            <w:rFonts w:cs="Times New Roman" w:ascii="Times New Roman" w:hAnsi="Times New Roman"/>
            <w:sz w:val="24"/>
            <w:szCs w:val="24"/>
            <w:lang w:val="en-US"/>
          </w:rPr>
          <w:delText>The majority of</w:delText>
        </w:r>
      </w:del>
      <w:ins w:id="332" w:author="Editor" w:date="2020-10-13T09:50:00Z">
        <w:r>
          <w:rPr>
            <w:rFonts w:cs="Times New Roman" w:ascii="Times New Roman" w:hAnsi="Times New Roman"/>
            <w:sz w:val="24"/>
            <w:szCs w:val="24"/>
            <w:lang w:val="en-US"/>
          </w:rPr>
          <w:t>Most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females of digger wasps hunt for insects or spiders as food for larvae, but there are some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Nysson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species (Crabronidae) that have lost their hunting instinct, becoming specialized in entering the nests of other species and laying their eggs on their host victims (Bohart and Menke, 1976). Adult digger wasps feed mainly on nectar and aphid secretions, sometimes on their hosts (Blösch, 2000). Cuckoo wasps (Chrysididae) are a group of wasps that develop during the larval stage as kleptoparasites or parasitoids of mainly other hymenopterans (Paukkunen et al., 2015).</w:t>
      </w:r>
    </w:p>
    <w:p>
      <w:pPr>
        <w:pStyle w:val="TextBody"/>
        <w:keepNext w:val="true"/>
        <w:spacing w:lineRule="auto" w:line="480" w:before="0" w:after="240"/>
        <w:jc w:val="both"/>
        <w:rPr>
          <w:rFonts w:ascii="Times New Roman" w:hAnsi="Times New Roman"/>
          <w:lang w:val="en-US"/>
        </w:rPr>
      </w:pPr>
      <w:r>
        <w:rPr>
          <w:rFonts w:ascii="Times New Roman" w:hAnsi="Times New Roman"/>
          <w:i/>
          <w:iCs/>
          <w:lang w:val="en-US"/>
          <w:rPrChange w:id="0" w:author="eCORRECTOR" w:date="2020-10-13T19:54:00Z">
            <w:rPr>
              <w:i/>
              <w:iCs/>
              <w:rFonts w:ascii="Times New Roman" w:hAnsi="Times New Roman"/>
              <w:lang w:val="en-US"/>
            </w:rPr>
          </w:rPrChange>
        </w:rPr>
        <w:t>2.3. Statistical analysis</w:t>
      </w:r>
    </w:p>
    <w:p>
      <w:pPr>
        <w:pStyle w:val="Textbody1"/>
        <w:spacing w:lineRule="auto" w:line="480" w:before="29" w:after="29"/>
        <w:ind w:firstLine="720"/>
        <w:jc w:val="both"/>
        <w:rPr>
          <w:rFonts w:ascii="Times New Roman" w:hAnsi="Times New Roman" w:cs="Times New Roman"/>
        </w:rPr>
      </w:pPr>
      <w:r>
        <w:rPr>
          <w:rFonts w:cs="Times New Roman" w:ascii="Times New Roman" w:hAnsi="Times New Roman"/>
          <w:rPrChange w:id="0" w:author="eCORRECTOR" w:date="2020-10-13T19:54:00Z">
            <w:rPr>
              <w:rFonts w:ascii="Times New Roman" w:hAnsi="Times New Roman" w:cs="Times New Roman"/>
            </w:rPr>
          </w:rPrChange>
        </w:rPr>
        <w:t xml:space="preserve">All </w:t>
      </w:r>
      <w:del w:id="338" w:author="Editor" w:date="2020-10-13T10:56:00Z">
        <w:r>
          <w:rPr>
            <w:rFonts w:cs="Times New Roman" w:ascii="Times New Roman" w:hAnsi="Times New Roman"/>
          </w:rPr>
          <w:delText xml:space="preserve">the </w:delText>
        </w:r>
      </w:del>
      <w:r>
        <w:rPr>
          <w:rFonts w:cs="Times New Roman" w:ascii="Times New Roman" w:hAnsi="Times New Roman"/>
          <w:rPrChange w:id="0" w:author="eCORRECTOR" w:date="2020-10-13T19:54:00Z">
            <w:rPr>
              <w:rFonts w:ascii="Times New Roman" w:hAnsi="Times New Roman" w:cs="Times New Roman"/>
            </w:rPr>
          </w:rPrChange>
        </w:rPr>
        <w:t xml:space="preserve">analyses were performed in the R statistical environment (R Core Team, 2019). We used generalized linear models (GLMs) to assess differences in species diversity, species richness, and </w:t>
      </w:r>
      <w:ins w:id="340" w:author="Editor" w:date="2020-10-13T11:11:00Z">
        <w:r>
          <w:rPr>
            <w:rFonts w:cs="Times New Roman" w:ascii="Times New Roman" w:hAnsi="Times New Roman"/>
          </w:rPr>
          <w:t xml:space="preserve">community </w:t>
        </w:r>
      </w:ins>
      <w:r>
        <w:rPr>
          <w:rFonts w:cs="Times New Roman" w:ascii="Times New Roman" w:hAnsi="Times New Roman"/>
          <w:rPrChange w:id="0" w:author="eCORRECTOR" w:date="2020-10-13T19:54:00Z">
            <w:rPr>
              <w:rFonts w:ascii="Times New Roman" w:hAnsi="Times New Roman" w:cs="Times New Roman"/>
            </w:rPr>
          </w:rPrChange>
        </w:rPr>
        <w:t>abundance</w:t>
      </w:r>
      <w:del w:id="342" w:author="Editor" w:date="2020-10-13T11:11:00Z">
        <w:r>
          <w:rPr>
            <w:rFonts w:cs="Times New Roman" w:ascii="Times New Roman" w:hAnsi="Times New Roman"/>
          </w:rPr>
          <w:delText xml:space="preserve"> of the communities</w:delText>
        </w:r>
      </w:del>
      <w:r>
        <w:rPr>
          <w:rFonts w:cs="Times New Roman" w:ascii="Times New Roman" w:hAnsi="Times New Roman"/>
          <w:rPrChange w:id="0" w:author="eCORRECTOR" w:date="2020-10-13T19:54:00Z">
            <w:rPr>
              <w:rFonts w:ascii="Times New Roman" w:hAnsi="Times New Roman" w:cs="Times New Roman"/>
            </w:rPr>
          </w:rPrChange>
        </w:rPr>
        <w:t>. Error distribution for abundance was investigated with the use of a negative binomial model</w:t>
      </w:r>
      <w:ins w:id="344" w:author="Editor" w:date="2020-10-13T11:11:00Z">
        <w:r>
          <w:rPr>
            <w:rFonts w:cs="Times New Roman" w:ascii="Times New Roman" w:hAnsi="Times New Roman"/>
          </w:rPr>
          <w:t xml:space="preserve"> in th</w:t>
        </w:r>
      </w:ins>
      <w:ins w:id="345" w:author="Editor" w:date="2020-10-13T11:12:00Z">
        <w:r>
          <w:rPr>
            <w:rFonts w:cs="Times New Roman" w:ascii="Times New Roman" w:hAnsi="Times New Roman"/>
          </w:rPr>
          <w:t>e</w:t>
        </w:r>
      </w:ins>
      <w:del w:id="346" w:author="Editor" w:date="2020-10-13T11:12:00Z">
        <w:r>
          <w:rPr>
            <w:rFonts w:cs="Times New Roman" w:ascii="Times New Roman" w:hAnsi="Times New Roman"/>
          </w:rPr>
          <w:delText>, in</w:delText>
        </w:r>
      </w:del>
      <w:r>
        <w:rPr>
          <w:rFonts w:cs="Times New Roman" w:ascii="Times New Roman" w:hAnsi="Times New Roman"/>
          <w:rPrChange w:id="0" w:author="eCORRECTOR" w:date="2020-10-13T19:54:00Z">
            <w:rPr>
              <w:rFonts w:ascii="Times New Roman" w:hAnsi="Times New Roman" w:cs="Times New Roman"/>
            </w:rPr>
          </w:rPrChange>
        </w:rPr>
        <w:t xml:space="preserve"> </w:t>
      </w:r>
      <w:r>
        <w:rPr>
          <w:rStyle w:val="Emphasis"/>
          <w:rFonts w:cs="Times New Roman" w:ascii="Times New Roman" w:hAnsi="Times New Roman"/>
        </w:rPr>
        <w:t>MASS</w:t>
      </w:r>
      <w:r>
        <w:rPr>
          <w:rStyle w:val="Emphasis"/>
          <w:rFonts w:cs="Times New Roman" w:ascii="Times New Roman" w:hAnsi="Times New Roman"/>
          <w:i w:val="false"/>
          <w:iCs w:val="false"/>
        </w:rPr>
        <w:t xml:space="preserve"> package (</w:t>
      </w:r>
      <w:r>
        <w:rPr>
          <w:rFonts w:cs="Times New Roman" w:ascii="Times New Roman" w:hAnsi="Times New Roman"/>
          <w:rPrChange w:id="0" w:author="eCORRECTOR" w:date="2020-10-13T19:54:00Z">
            <w:rPr>
              <w:rFonts w:ascii="Times New Roman" w:hAnsi="Times New Roman" w:cs="Times New Roman"/>
            </w:rPr>
          </w:rPrChange>
        </w:rPr>
        <w:t>Venables and Ripley, 2002)</w:t>
      </w:r>
      <w:ins w:id="349" w:author="Editor" w:date="2020-10-13T11:12:00Z">
        <w:r>
          <w:rPr>
            <w:rFonts w:cs="Times New Roman" w:ascii="Times New Roman" w:hAnsi="Times New Roman"/>
          </w:rPr>
          <w:t>; for species number, we used</w:t>
        </w:r>
      </w:ins>
      <w:del w:id="350" w:author="Editor" w:date="2020-10-13T11:12:00Z">
        <w:r>
          <w:rPr>
            <w:rFonts w:cs="Times New Roman" w:ascii="Times New Roman" w:hAnsi="Times New Roman"/>
          </w:rPr>
          <w:delText>, while for species number, with the use of the</w:delText>
        </w:r>
      </w:del>
      <w:r>
        <w:rPr>
          <w:rFonts w:cs="Times New Roman" w:ascii="Times New Roman" w:hAnsi="Times New Roman"/>
          <w:rPrChange w:id="0" w:author="eCORRECTOR" w:date="2020-10-13T19:54:00Z">
            <w:rPr>
              <w:rFonts w:ascii="Times New Roman" w:hAnsi="Times New Roman" w:cs="Times New Roman"/>
            </w:rPr>
          </w:rPrChange>
        </w:rPr>
        <w:t xml:space="preserve"> Poisson distribution. To </w:t>
      </w:r>
      <w:r>
        <w:rPr>
          <w:rFonts w:cs="Times New Roman" w:ascii="Times New Roman" w:hAnsi="Times New Roman"/>
          <w:color w:val="000000"/>
          <w:rPrChange w:id="0" w:author="eCORRECTOR" w:date="2020-10-13T19:54:00Z">
            <w:rPr>
              <w:rFonts w:ascii="Times New Roman" w:hAnsi="Times New Roman" w:cs="Times New Roman"/>
              <w:color w:val="000000"/>
            </w:rPr>
          </w:rPrChange>
        </w:rPr>
        <w:t>study</w:t>
      </w:r>
      <w:r>
        <w:rPr>
          <w:rFonts w:cs="Times New Roman" w:ascii="Times New Roman" w:hAnsi="Times New Roman"/>
          <w:rPrChange w:id="0" w:author="eCORRECTOR" w:date="2020-10-13T19:54:00Z">
            <w:rPr>
              <w:rFonts w:ascii="Times New Roman" w:hAnsi="Times New Roman" w:cs="Times New Roman"/>
            </w:rPr>
          </w:rPrChange>
        </w:rPr>
        <w:t xml:space="preserve"> interactions between individual groups of aculeates at individual stages of succession, we conducted a post-hoc test with Tukey correction for multiplicity in </w:t>
      </w:r>
      <w:ins w:id="354" w:author="Editor" w:date="2020-10-13T11:12:00Z">
        <w:r>
          <w:rPr>
            <w:rFonts w:cs="Times New Roman" w:ascii="Times New Roman" w:hAnsi="Times New Roman"/>
          </w:rPr>
          <w:t xml:space="preserve">the </w:t>
        </w:r>
      </w:ins>
      <w:r>
        <w:rPr>
          <w:rStyle w:val="Emphasis"/>
          <w:rFonts w:cs="Times New Roman" w:ascii="Times New Roman" w:hAnsi="Times New Roman"/>
        </w:rPr>
        <w:t xml:space="preserve">emmeans </w:t>
      </w:r>
      <w:r>
        <w:rPr>
          <w:rFonts w:cs="Times New Roman" w:ascii="Times New Roman" w:hAnsi="Times New Roman"/>
          <w:rPrChange w:id="0" w:author="eCORRECTOR" w:date="2020-10-13T19:54:00Z">
            <w:rPr>
              <w:rFonts w:ascii="Times New Roman" w:hAnsi="Times New Roman" w:cs="Times New Roman"/>
            </w:rPr>
          </w:rPrChange>
        </w:rPr>
        <w:t>package (Lenth, 2019).</w:t>
      </w:r>
      <w:del w:id="356" w:author="Editor" w:date="2020-10-13T11:12:00Z">
        <w:r>
          <w:rPr>
            <w:rFonts w:cs="Times New Roman" w:ascii="Times New Roman" w:hAnsi="Times New Roman"/>
          </w:rPr>
          <w:delText xml:space="preserve"> </w:delText>
        </w:r>
      </w:del>
    </w:p>
    <w:p>
      <w:pPr>
        <w:pStyle w:val="Textbody1"/>
        <w:spacing w:lineRule="auto" w:line="480" w:before="29" w:after="29"/>
        <w:ind w:firstLine="720"/>
        <w:jc w:val="both"/>
        <w:rPr/>
      </w:pPr>
      <w:r>
        <w:rPr>
          <w:rStyle w:val="Emphasis"/>
          <w:rFonts w:cs="Times New Roman" w:ascii="Times New Roman" w:hAnsi="Times New Roman"/>
          <w:i w:val="false"/>
          <w:iCs w:val="false"/>
        </w:rPr>
        <w:t>To verify if plant succession was responsible for changes in community structure</w:t>
      </w:r>
      <w:ins w:id="357" w:author="Editor" w:date="2020-10-13T11:12:00Z">
        <w:r>
          <w:rPr>
            <w:rStyle w:val="Emphasis"/>
            <w:rFonts w:cs="Times New Roman" w:ascii="Times New Roman" w:hAnsi="Times New Roman"/>
            <w:i w:val="false"/>
            <w:iCs w:val="false"/>
          </w:rPr>
          <w:t>,</w:t>
        </w:r>
      </w:ins>
      <w:r>
        <w:rPr>
          <w:rStyle w:val="Emphasis"/>
          <w:rFonts w:cs="Times New Roman" w:ascii="Times New Roman" w:hAnsi="Times New Roman"/>
          <w:i w:val="false"/>
          <w:iCs w:val="false"/>
        </w:rPr>
        <w:t xml:space="preserve"> we performed redundancy analysis (RDA) with successional stage as an explanatory variable. </w:t>
      </w:r>
      <w:del w:id="358" w:author="Editor" w:date="2020-10-13T11:12:00Z">
        <w:r>
          <w:rPr>
            <w:rStyle w:val="Emphasis"/>
            <w:rFonts w:cs="Times New Roman" w:ascii="Times New Roman" w:hAnsi="Times New Roman"/>
            <w:i w:val="false"/>
            <w:iCs w:val="false"/>
          </w:rPr>
          <w:delText xml:space="preserve">Before </w:delText>
        </w:r>
      </w:del>
      <w:ins w:id="359" w:author="Editor" w:date="2020-10-13T11:12:00Z">
        <w:r>
          <w:rPr>
            <w:rStyle w:val="Emphasis"/>
            <w:rFonts w:cs="Times New Roman" w:ascii="Times New Roman" w:hAnsi="Times New Roman"/>
            <w:i w:val="false"/>
            <w:iCs w:val="false"/>
          </w:rPr>
          <w:t xml:space="preserve">Prior to </w:t>
        </w:r>
      </w:ins>
      <w:r>
        <w:rPr>
          <w:rStyle w:val="Emphasis"/>
          <w:rFonts w:cs="Times New Roman" w:ascii="Times New Roman" w:hAnsi="Times New Roman"/>
          <w:i w:val="false"/>
          <w:iCs w:val="false"/>
        </w:rPr>
        <w:t>the analysis,</w:t>
      </w:r>
      <w:ins w:id="360" w:author="Editor" w:date="2020-10-13T11:12:00Z">
        <w:r>
          <w:rPr>
            <w:rStyle w:val="Emphasis"/>
            <w:rFonts w:cs="Times New Roman" w:ascii="Times New Roman" w:hAnsi="Times New Roman"/>
            <w:i w:val="false"/>
            <w:iCs w:val="false"/>
          </w:rPr>
          <w:t xml:space="preserve"> </w:t>
        </w:r>
      </w:ins>
      <w:r>
        <w:rPr>
          <w:rStyle w:val="Emphasis"/>
          <w:rFonts w:cs="Times New Roman" w:ascii="Times New Roman" w:hAnsi="Times New Roman"/>
          <w:i w:val="false"/>
          <w:iCs w:val="false"/>
        </w:rPr>
        <w:t xml:space="preserve">the matrix of abundance was subjected to </w:t>
      </w:r>
      <w:del w:id="361" w:author="Editor" w:date="2020-10-13T11:12:00Z">
        <w:r>
          <w:rPr>
            <w:rStyle w:val="Emphasis"/>
            <w:rFonts w:cs="Times New Roman" w:ascii="Times New Roman" w:hAnsi="Times New Roman"/>
            <w:i w:val="false"/>
            <w:iCs w:val="false"/>
          </w:rPr>
          <w:delText xml:space="preserve">the </w:delText>
        </w:r>
      </w:del>
      <w:r>
        <w:rPr>
          <w:rStyle w:val="Emphasis"/>
          <w:rFonts w:cs="Times New Roman" w:ascii="Times New Roman" w:hAnsi="Times New Roman"/>
          <w:i w:val="false"/>
          <w:iCs w:val="false"/>
        </w:rPr>
        <w:t xml:space="preserve">Hellinger transformation (Legendre and Cáceres, 2013). To identify the species most strongly reacting to the stages of succession, we fitted </w:t>
      </w:r>
      <w:ins w:id="362" w:author="Editor" w:date="2020-10-13T11:13:00Z">
        <w:r>
          <w:rPr>
            <w:rStyle w:val="Emphasis"/>
            <w:rFonts w:cs="Times New Roman" w:ascii="Times New Roman" w:hAnsi="Times New Roman"/>
            <w:i w:val="false"/>
            <w:iCs w:val="false"/>
          </w:rPr>
          <w:t xml:space="preserve">the </w:t>
        </w:r>
      </w:ins>
      <w:r>
        <w:rPr>
          <w:rStyle w:val="Emphasis"/>
          <w:rFonts w:cs="Times New Roman" w:ascii="Times New Roman" w:hAnsi="Times New Roman"/>
          <w:i w:val="false"/>
          <w:iCs w:val="false"/>
        </w:rPr>
        <w:t xml:space="preserve">abundance of individual species to the defined RDA model, using </w:t>
      </w:r>
      <w:ins w:id="363" w:author="Editor" w:date="2020-10-13T11:13:00Z">
        <w:r>
          <w:rPr>
            <w:rStyle w:val="Emphasis"/>
            <w:rFonts w:cs="Times New Roman" w:ascii="Times New Roman" w:hAnsi="Times New Roman"/>
            <w:i w:val="false"/>
            <w:iCs w:val="false"/>
          </w:rPr>
          <w:t xml:space="preserve">the </w:t>
        </w:r>
      </w:ins>
      <w:r>
        <w:rPr>
          <w:rStyle w:val="Emphasis"/>
          <w:rFonts w:cs="Times New Roman" w:ascii="Times New Roman" w:hAnsi="Times New Roman"/>
          <w:iCs w:val="false"/>
        </w:rPr>
        <w:t>envfit</w:t>
      </w:r>
      <w:r>
        <w:rPr>
          <w:rStyle w:val="Emphasis"/>
          <w:rFonts w:cs="Times New Roman" w:ascii="Times New Roman" w:hAnsi="Times New Roman"/>
          <w:i w:val="false"/>
          <w:iCs w:val="false"/>
        </w:rPr>
        <w:t xml:space="preserve"> function of the </w:t>
      </w:r>
      <w:r>
        <w:rPr>
          <w:rStyle w:val="Emphasis"/>
          <w:rFonts w:cs="Times New Roman" w:ascii="Times New Roman" w:hAnsi="Times New Roman"/>
          <w:iCs w:val="false"/>
        </w:rPr>
        <w:t>vegan</w:t>
      </w:r>
      <w:r>
        <w:rPr>
          <w:rStyle w:val="Emphasis"/>
          <w:rFonts w:cs="Times New Roman" w:ascii="Times New Roman" w:hAnsi="Times New Roman"/>
          <w:i w:val="false"/>
          <w:iCs w:val="false"/>
        </w:rPr>
        <w:t xml:space="preserve"> package (Oksanen et al., 2019). The number of species with significant vs. non-significant responses in each group </w:t>
      </w:r>
      <w:del w:id="364" w:author="Editor" w:date="2020-10-13T11:13:00Z">
        <w:r>
          <w:rPr>
            <w:rStyle w:val="Emphasis"/>
            <w:rFonts w:cs="Times New Roman" w:ascii="Times New Roman" w:hAnsi="Times New Roman"/>
            <w:i w:val="false"/>
            <w:iCs w:val="false"/>
          </w:rPr>
          <w:delText xml:space="preserve">were </w:delText>
        </w:r>
      </w:del>
      <w:ins w:id="365" w:author="Editor" w:date="2020-10-13T11:13:00Z">
        <w:r>
          <w:rPr>
            <w:rStyle w:val="Emphasis"/>
            <w:rFonts w:cs="Times New Roman" w:ascii="Times New Roman" w:hAnsi="Times New Roman"/>
            <w:i w:val="false"/>
            <w:iCs w:val="false"/>
          </w:rPr>
          <w:t xml:space="preserve">was </w:t>
        </w:r>
      </w:ins>
      <w:r>
        <w:rPr>
          <w:rStyle w:val="Emphasis"/>
          <w:rFonts w:cs="Times New Roman" w:ascii="Times New Roman" w:hAnsi="Times New Roman"/>
          <w:i w:val="false"/>
          <w:iCs w:val="false"/>
        </w:rPr>
        <w:t>summarized in a 3</w:t>
      </w:r>
      <w:ins w:id="366" w:author="Editor" w:date="2020-10-13T11:13:00Z">
        <w:r>
          <w:rPr>
            <w:rStyle w:val="Emphasis"/>
            <w:rFonts w:cs="Times New Roman" w:ascii="Times New Roman" w:hAnsi="Times New Roman"/>
            <w:i w:val="false"/>
            <w:iCs w:val="false"/>
          </w:rPr>
          <w:t xml:space="preserve"> </w:t>
        </w:r>
      </w:ins>
      <w:r>
        <w:rPr>
          <w:rStyle w:val="Emphasis"/>
          <w:rFonts w:cs="Times New Roman" w:ascii="Times New Roman" w:hAnsi="Times New Roman"/>
          <w:i w:val="false"/>
          <w:iCs w:val="false"/>
        </w:rPr>
        <w:t>x</w:t>
      </w:r>
      <w:ins w:id="367" w:author="Editor" w:date="2020-10-13T11:13:00Z">
        <w:r>
          <w:rPr>
            <w:rStyle w:val="Emphasis"/>
            <w:rFonts w:cs="Times New Roman" w:ascii="Times New Roman" w:hAnsi="Times New Roman"/>
            <w:i w:val="false"/>
            <w:iCs w:val="false"/>
          </w:rPr>
          <w:t xml:space="preserve"> </w:t>
        </w:r>
      </w:ins>
      <w:r>
        <w:rPr>
          <w:rStyle w:val="Emphasis"/>
          <w:rFonts w:cs="Times New Roman" w:ascii="Times New Roman" w:hAnsi="Times New Roman"/>
          <w:i w:val="false"/>
          <w:iCs w:val="false"/>
        </w:rPr>
        <w:t>2 contingency table</w:t>
      </w:r>
      <w:ins w:id="368" w:author="Editor" w:date="2020-10-13T11:13:00Z">
        <w:r>
          <w:rPr>
            <w:rStyle w:val="Emphasis"/>
            <w:rFonts w:cs="Times New Roman" w:ascii="Times New Roman" w:hAnsi="Times New Roman"/>
            <w:i w:val="false"/>
            <w:iCs w:val="false"/>
          </w:rPr>
          <w:t>, and the h</w:t>
        </w:r>
      </w:ins>
      <w:del w:id="369" w:author="Editor" w:date="2020-10-13T11:13:00Z">
        <w:r>
          <w:rPr>
            <w:rStyle w:val="Emphasis"/>
            <w:rFonts w:cs="Times New Roman" w:ascii="Times New Roman" w:hAnsi="Times New Roman"/>
            <w:i w:val="false"/>
            <w:iCs w:val="false"/>
          </w:rPr>
          <w:delText>. H</w:delText>
        </w:r>
      </w:del>
      <w:r>
        <w:rPr>
          <w:rStyle w:val="Emphasis"/>
          <w:rFonts w:cs="Times New Roman" w:ascii="Times New Roman" w:hAnsi="Times New Roman"/>
          <w:i w:val="false"/>
          <w:iCs w:val="false"/>
        </w:rPr>
        <w:t>omogeneity of the contingency table was then tested with likelihood-ratio chi-square statistic (</w:t>
      </w:r>
      <w:r>
        <w:rPr>
          <w:rStyle w:val="Emphasis"/>
          <w:rFonts w:cs="Times New Roman" w:ascii="Times New Roman" w:hAnsi="Times New Roman"/>
          <w:iCs w:val="false"/>
        </w:rPr>
        <w:t>G</w:t>
      </w:r>
      <w:r>
        <w:rPr>
          <w:rStyle w:val="Emphasis"/>
          <w:rFonts w:cs="Times New Roman" w:ascii="Times New Roman" w:hAnsi="Times New Roman"/>
          <w:i w:val="false"/>
          <w:iCs w:val="false"/>
          <w:vertAlign w:val="superscript"/>
        </w:rPr>
        <w:t>2</w:t>
      </w:r>
      <w:r>
        <w:rPr>
          <w:rStyle w:val="Emphasis"/>
          <w:rFonts w:cs="Times New Roman" w:ascii="Times New Roman" w:hAnsi="Times New Roman"/>
          <w:i w:val="false"/>
          <w:iCs w:val="false"/>
        </w:rPr>
        <w:t xml:space="preserve">). To </w:t>
      </w:r>
      <w:del w:id="370" w:author="Editor" w:date="2020-10-13T11:13:00Z">
        <w:r>
          <w:rPr>
            <w:rStyle w:val="Emphasis"/>
            <w:rFonts w:cs="Times New Roman" w:ascii="Times New Roman" w:hAnsi="Times New Roman"/>
            <w:i w:val="false"/>
            <w:iCs w:val="false"/>
          </w:rPr>
          <w:delText>understand better</w:delText>
        </w:r>
      </w:del>
      <w:ins w:id="371" w:author="Editor" w:date="2020-10-13T11:13:00Z">
        <w:r>
          <w:rPr>
            <w:rStyle w:val="Emphasis"/>
            <w:rFonts w:cs="Times New Roman" w:ascii="Times New Roman" w:hAnsi="Times New Roman"/>
            <w:i w:val="false"/>
            <w:iCs w:val="false"/>
          </w:rPr>
          <w:t>better understan</w:t>
        </w:r>
      </w:ins>
      <w:ins w:id="372" w:author="Editor" w:date="2020-10-13T11:33:00Z">
        <w:r>
          <w:rPr>
            <w:rStyle w:val="Emphasis"/>
            <w:rFonts w:cs="Times New Roman" w:ascii="Times New Roman" w:hAnsi="Times New Roman"/>
            <w:i w:val="false"/>
            <w:iCs w:val="false"/>
          </w:rPr>
          <w:t>d</w:t>
        </w:r>
      </w:ins>
      <w:r>
        <w:rPr>
          <w:rStyle w:val="Emphasis"/>
          <w:rFonts w:cs="Times New Roman" w:ascii="Times New Roman" w:hAnsi="Times New Roman"/>
          <w:i w:val="false"/>
          <w:iCs w:val="false"/>
        </w:rPr>
        <w:t xml:space="preserve"> the underlying relationships between species responses and trophic groups, we further decomposed the above table following the rules of partitioning in Agresti (2012). Partitioning steps can be found in a supplementary R code (https://github.com/szefer-piotr/sand_quarries).</w:t>
      </w:r>
    </w:p>
    <w:p>
      <w:pPr>
        <w:pStyle w:val="Textbody1"/>
        <w:spacing w:lineRule="auto" w:line="480" w:before="29" w:after="29"/>
        <w:ind w:firstLine="720"/>
        <w:jc w:val="both"/>
        <w:rPr/>
      </w:pPr>
      <w:r>
        <w:rPr>
          <w:rStyle w:val="Emphasis"/>
          <w:rFonts w:cs="Times New Roman" w:ascii="Times New Roman" w:hAnsi="Times New Roman"/>
          <w:i w:val="false"/>
          <w:iCs w:val="false"/>
        </w:rPr>
        <w:t>W</w:t>
      </w:r>
      <w:r>
        <w:rPr>
          <w:rFonts w:cs="Times New Roman" w:ascii="Times New Roman" w:hAnsi="Times New Roman"/>
          <w:rPrChange w:id="0" w:author="eCORRECTOR" w:date="2020-10-13T19:54:00Z">
            <w:rPr>
              <w:rFonts w:ascii="Times New Roman" w:hAnsi="Times New Roman" w:cs="Times New Roman"/>
            </w:rPr>
          </w:rPrChange>
        </w:rPr>
        <w:t>e calculated the rates of species exchange (β-diversity) o</w:t>
      </w:r>
      <w:r>
        <w:rPr>
          <w:rStyle w:val="Emphasis"/>
          <w:rFonts w:cs="Times New Roman" w:ascii="Times New Roman" w:hAnsi="Times New Roman"/>
          <w:i w:val="false"/>
          <w:iCs w:val="false"/>
        </w:rPr>
        <w:t xml:space="preserve">n the basis of the transformed abundance matrices </w:t>
      </w:r>
      <w:r>
        <w:rPr>
          <w:rFonts w:cs="Times New Roman" w:ascii="Times New Roman" w:hAnsi="Times New Roman"/>
          <w:rPrChange w:id="0" w:author="eCORRECTOR" w:date="2020-10-13T19:54:00Z">
            <w:rPr>
              <w:rFonts w:ascii="Times New Roman" w:hAnsi="Times New Roman" w:cs="Times New Roman"/>
            </w:rPr>
          </w:rPrChange>
        </w:rPr>
        <w:t xml:space="preserve">and assessed the character of changes in community structure between stages of succession for individual </w:t>
      </w:r>
      <w:del w:id="375" w:author="Editor" w:date="2020-10-13T11:14:00Z">
        <w:r>
          <w:rPr>
            <w:rFonts w:cs="Times New Roman" w:ascii="Times New Roman" w:hAnsi="Times New Roman"/>
          </w:rPr>
          <w:delText xml:space="preserve">groups of the </w:delText>
        </w:r>
      </w:del>
      <w:r>
        <w:rPr>
          <w:rFonts w:cs="Times New Roman" w:ascii="Times New Roman" w:hAnsi="Times New Roman"/>
          <w:rPrChange w:id="0" w:author="eCORRECTOR" w:date="2020-10-13T19:54:00Z">
            <w:rPr>
              <w:rFonts w:ascii="Times New Roman" w:hAnsi="Times New Roman" w:cs="Times New Roman"/>
            </w:rPr>
          </w:rPrChange>
        </w:rPr>
        <w:t>Aculeata</w:t>
      </w:r>
      <w:ins w:id="377" w:author="Editor" w:date="2020-10-13T11:14:00Z">
        <w:r>
          <w:rPr>
            <w:rFonts w:cs="Times New Roman" w:ascii="Times New Roman" w:hAnsi="Times New Roman"/>
          </w:rPr>
          <w:t xml:space="preserve"> groups</w:t>
        </w:r>
      </w:ins>
      <w:r>
        <w:rPr>
          <w:rFonts w:cs="Times New Roman" w:ascii="Times New Roman" w:hAnsi="Times New Roman"/>
          <w:rPrChange w:id="0" w:author="eCORRECTOR" w:date="2020-10-13T19:54:00Z">
            <w:rPr>
              <w:rFonts w:ascii="Times New Roman" w:hAnsi="Times New Roman" w:cs="Times New Roman"/>
            </w:rPr>
          </w:rPrChange>
        </w:rPr>
        <w:t xml:space="preserve">. We used </w:t>
      </w:r>
      <w:del w:id="379" w:author="Editor" w:date="2020-10-13T11:14:00Z">
        <w:r>
          <w:rPr>
            <w:rFonts w:cs="Times New Roman" w:ascii="Times New Roman" w:hAnsi="Times New Roman"/>
          </w:rPr>
          <w:delText xml:space="preserve">the </w:delText>
        </w:r>
      </w:del>
      <w:r>
        <w:rPr>
          <w:rFonts w:cs="Times New Roman" w:ascii="Times New Roman" w:hAnsi="Times New Roman"/>
          <w:rPrChange w:id="0" w:author="eCORRECTOR" w:date="2020-10-13T19:54:00Z">
            <w:rPr>
              <w:rFonts w:ascii="Times New Roman" w:hAnsi="Times New Roman" w:cs="Times New Roman"/>
            </w:rPr>
          </w:rPrChange>
        </w:rPr>
        <w:t xml:space="preserve">Bray-Curtis (BC) dissimilarity as a measure of β-diversity. According to Baselga (2013), we adopted the subdivision of β-diversity into two components: associated with changes in dominance structure of species (gradient component) and associated with appearance of new species (balanced component). We calculated both components for all </w:t>
      </w:r>
      <w:del w:id="381" w:author="Editor" w:date="2020-10-13T11:14:00Z">
        <w:r>
          <w:rPr>
            <w:rFonts w:cs="Times New Roman" w:ascii="Times New Roman" w:hAnsi="Times New Roman"/>
          </w:rPr>
          <w:delText xml:space="preserve">the </w:delText>
        </w:r>
      </w:del>
      <w:r>
        <w:rPr>
          <w:rFonts w:cs="Times New Roman" w:ascii="Times New Roman" w:hAnsi="Times New Roman"/>
          <w:rPrChange w:id="0" w:author="eCORRECTOR" w:date="2020-10-13T19:54:00Z">
            <w:rPr>
              <w:rFonts w:ascii="Times New Roman" w:hAnsi="Times New Roman" w:cs="Times New Roman"/>
            </w:rPr>
          </w:rPrChange>
        </w:rPr>
        <w:t>possible pairs of sites at stages I and II as well as II and III. For comparisons of two successional stages, a site from an earlier stage was used as a random factor to account for local differences in community composition. For statistical analysis, we adopted an additional assumption concerning the permissible values of β-diversity, i.e.</w:t>
      </w:r>
      <w:ins w:id="383" w:author="Editor" w:date="2020-10-13T11:14:00Z">
        <w:r>
          <w:rPr>
            <w:rFonts w:cs="Times New Roman" w:ascii="Times New Roman" w:hAnsi="Times New Roman"/>
          </w:rPr>
          <w:t>,</w:t>
        </w:r>
      </w:ins>
      <w:r>
        <w:rPr>
          <w:rFonts w:cs="Times New Roman" w:ascii="Times New Roman" w:hAnsi="Times New Roman"/>
          <w:rPrChange w:id="0" w:author="eCORRECTOR" w:date="2020-10-13T19:54:00Z">
            <w:rPr>
              <w:rFonts w:ascii="Times New Roman" w:hAnsi="Times New Roman" w:cs="Times New Roman"/>
            </w:rPr>
          </w:rPrChange>
        </w:rPr>
        <w:t xml:space="preserve"> that no </w:t>
      </w:r>
      <w:del w:id="385" w:author="Editor" w:date="2020-10-13T11:15:00Z">
        <w:commentRangeStart w:id="9"/>
        <w:r>
          <w:rPr>
            <w:rFonts w:cs="Times New Roman" w:ascii="Times New Roman" w:hAnsi="Times New Roman"/>
          </w:rPr>
          <w:delText>comparison between</w:delText>
        </w:r>
      </w:del>
      <w:ins w:id="386" w:author="Editor" w:date="2020-10-13T11:15:00Z">
        <w:r>
          <w:rPr>
            <w:rFonts w:cs="Times New Roman" w:ascii="Times New Roman" w:hAnsi="Times New Roman"/>
          </w:rPr>
          <w:t>two</w:t>
        </w:r>
      </w:ins>
      <w:r>
        <w:rPr>
          <w:rFonts w:cs="Times New Roman" w:ascii="Times New Roman" w:hAnsi="Times New Roman"/>
          <w:rPrChange w:id="0" w:author="eCORRECTOR" w:date="2020-10-13T19:54:00Z">
            <w:rPr>
              <w:rFonts w:ascii="Times New Roman" w:hAnsi="Times New Roman" w:cs="Times New Roman"/>
            </w:rPr>
          </w:rPrChange>
        </w:rPr>
        <w:t xml:space="preserve"> stages </w:t>
      </w:r>
      <w:r>
        <w:rPr>
          <w:rFonts w:cs="Times New Roman" w:ascii="Times New Roman" w:hAnsi="Times New Roman"/>
        </w:rPr>
      </w:r>
      <w:commentRangeEnd w:id="9"/>
      <w:r>
        <w:commentReference w:id="9"/>
      </w:r>
      <w:r>
        <w:rPr>
          <w:rFonts w:cs="Times New Roman" w:ascii="Times New Roman" w:hAnsi="Times New Roman"/>
          <w:rPrChange w:id="0" w:author="eCORRECTOR" w:date="2020-10-13T19:54:00Z">
            <w:rPr>
              <w:rFonts w:ascii="Times New Roman" w:hAnsi="Times New Roman" w:cs="Times New Roman"/>
            </w:rPr>
          </w:rPrChange>
        </w:rPr>
        <w:t xml:space="preserve">can be completely different (BC = 1) or completely identical (BC = 0), </w:t>
      </w:r>
      <w:ins w:id="389" w:author="Editor" w:date="2020-10-13T11:15:00Z">
        <w:r>
          <w:rPr>
            <w:rFonts w:cs="Times New Roman" w:ascii="Times New Roman" w:hAnsi="Times New Roman"/>
          </w:rPr>
          <w:t>and therefore,</w:t>
        </w:r>
      </w:ins>
      <w:del w:id="390" w:author="Editor" w:date="2020-10-13T11:15:00Z">
        <w:r>
          <w:rPr>
            <w:rFonts w:cs="Times New Roman" w:ascii="Times New Roman" w:hAnsi="Times New Roman"/>
          </w:rPr>
          <w:delText>so</w:delText>
        </w:r>
      </w:del>
      <w:r>
        <w:rPr>
          <w:rFonts w:cs="Times New Roman" w:ascii="Times New Roman" w:hAnsi="Times New Roman"/>
          <w:rPrChange w:id="0" w:author="eCORRECTOR" w:date="2020-10-13T19:54:00Z">
            <w:rPr>
              <w:rFonts w:ascii="Times New Roman" w:hAnsi="Times New Roman" w:cs="Times New Roman"/>
            </w:rPr>
          </w:rPrChange>
        </w:rPr>
        <w:t xml:space="preserve"> empirical values of β-diversity equal to 0 or 1 were replaced by 0.001 and 0.999, respectively. This allowed us to use the beta distribution in the statistical analysis. Statistical significance of changes in mean components of β-diversity for stages of succession and individual groups of species were calculated using the </w:t>
      </w:r>
      <w:r>
        <w:rPr>
          <w:rFonts w:cs="Times New Roman" w:ascii="Times New Roman" w:hAnsi="Times New Roman"/>
          <w:i/>
          <w:iCs/>
          <w:rPrChange w:id="0" w:author="eCORRECTOR" w:date="2020-10-13T19:54:00Z">
            <w:rPr>
              <w:i/>
              <w:iCs/>
              <w:rFonts w:ascii="Times New Roman" w:hAnsi="Times New Roman" w:cs="Times New Roman"/>
            </w:rPr>
          </w:rPrChange>
        </w:rPr>
        <w:t>glmmTMB</w:t>
      </w:r>
      <w:r>
        <w:rPr>
          <w:rFonts w:cs="Times New Roman" w:ascii="Times New Roman" w:hAnsi="Times New Roman"/>
          <w:rPrChange w:id="0" w:author="eCORRECTOR" w:date="2020-10-13T19:54:00Z">
            <w:rPr>
              <w:rFonts w:ascii="Times New Roman" w:hAnsi="Times New Roman" w:cs="Times New Roman"/>
            </w:rPr>
          </w:rPrChange>
        </w:rPr>
        <w:t xml:space="preserve"> package (Brooks et al., 2017)</w:t>
      </w:r>
      <w:ins w:id="394" w:author="Editor" w:date="2020-10-13T11:15:00Z">
        <w:r>
          <w:rPr>
            <w:rFonts w:cs="Times New Roman" w:ascii="Times New Roman" w:hAnsi="Times New Roman"/>
          </w:rPr>
          <w:t>, and c</w:t>
        </w:r>
      </w:ins>
      <w:del w:id="395" w:author="Editor" w:date="2020-10-13T11:15:00Z">
        <w:r>
          <w:rPr>
            <w:rFonts w:cs="Times New Roman" w:ascii="Times New Roman" w:hAnsi="Times New Roman"/>
          </w:rPr>
          <w:delText>. C</w:delText>
        </w:r>
      </w:del>
      <w:r>
        <w:rPr>
          <w:rFonts w:cs="Times New Roman" w:ascii="Times New Roman" w:hAnsi="Times New Roman"/>
          <w:rPrChange w:id="0" w:author="eCORRECTOR" w:date="2020-10-13T19:54:00Z">
            <w:rPr>
              <w:rFonts w:ascii="Times New Roman" w:hAnsi="Times New Roman" w:cs="Times New Roman"/>
            </w:rPr>
          </w:rPrChange>
        </w:rPr>
        <w:t xml:space="preserve">omponents of β-diversity were calculated using the </w:t>
      </w:r>
      <w:r>
        <w:rPr>
          <w:rFonts w:cs="Times New Roman" w:ascii="Times New Roman" w:hAnsi="Times New Roman"/>
          <w:i/>
          <w:rPrChange w:id="0" w:author="eCORRECTOR" w:date="2020-10-13T19:54:00Z">
            <w:rPr>
              <w:i/>
              <w:rFonts w:ascii="Times New Roman" w:hAnsi="Times New Roman" w:cs="Times New Roman"/>
            </w:rPr>
          </w:rPrChange>
        </w:rPr>
        <w:t>codyn</w:t>
      </w:r>
      <w:r>
        <w:rPr>
          <w:rFonts w:cs="Times New Roman" w:ascii="Times New Roman" w:hAnsi="Times New Roman"/>
          <w:rPrChange w:id="0" w:author="eCORRECTOR" w:date="2020-10-13T19:54:00Z">
            <w:rPr>
              <w:rFonts w:ascii="Times New Roman" w:hAnsi="Times New Roman" w:cs="Times New Roman"/>
            </w:rPr>
          </w:rPrChange>
        </w:rPr>
        <w:t xml:space="preserve"> package (</w:t>
      </w:r>
      <w:r>
        <w:rPr>
          <w:rStyle w:val="Emphasis"/>
          <w:rFonts w:cs="Times New Roman" w:ascii="Times New Roman" w:hAnsi="Times New Roman"/>
          <w:i w:val="false"/>
          <w:iCs w:val="false"/>
        </w:rPr>
        <w:t>Hallett et al.</w:t>
      </w:r>
      <w:ins w:id="399" w:author="Editor" w:date="2020-10-13T11:16:00Z">
        <w:r>
          <w:rPr>
            <w:rStyle w:val="Emphasis"/>
            <w:rFonts w:cs="Times New Roman" w:ascii="Times New Roman" w:hAnsi="Times New Roman"/>
            <w:i w:val="false"/>
            <w:iCs w:val="false"/>
          </w:rPr>
          <w:t>,</w:t>
        </w:r>
      </w:ins>
      <w:r>
        <w:rPr>
          <w:rStyle w:val="Emphasis"/>
          <w:rFonts w:cs="Times New Roman" w:ascii="Times New Roman" w:hAnsi="Times New Roman"/>
          <w:i w:val="false"/>
          <w:iCs w:val="false"/>
        </w:rPr>
        <w:t xml:space="preserve"> 2019). </w:t>
      </w:r>
    </w:p>
    <w:p>
      <w:pPr>
        <w:pStyle w:val="Textbody1"/>
        <w:spacing w:lineRule="auto" w:line="480" w:before="29" w:after="29"/>
        <w:ind w:firstLine="720"/>
        <w:jc w:val="both"/>
        <w:rPr/>
      </w:pPr>
      <w:r>
        <w:rPr>
          <w:rStyle w:val="Emphasis"/>
          <w:rFonts w:cs="Times New Roman" w:ascii="Times New Roman" w:hAnsi="Times New Roman"/>
          <w:i w:val="false"/>
          <w:iCs w:val="false"/>
        </w:rPr>
        <w:t>To determine the strength of association of species with successional stage, we calculated indicator values (</w:t>
      </w:r>
      <w:r>
        <w:rPr>
          <w:rStyle w:val="Emphasis"/>
          <w:rFonts w:cs="Times New Roman" w:ascii="Times New Roman" w:hAnsi="Times New Roman"/>
        </w:rPr>
        <w:t>IndVal</w:t>
      </w:r>
      <w:r>
        <w:rPr>
          <w:rStyle w:val="Emphasis"/>
          <w:rFonts w:cs="Times New Roman" w:ascii="Times New Roman" w:hAnsi="Times New Roman"/>
          <w:i w:val="false"/>
          <w:iCs w:val="false"/>
        </w:rPr>
        <w:t xml:space="preserve">) </w:t>
      </w:r>
      <w:ins w:id="400" w:author="Unknown Author" w:date="2020-10-14T13:04:47Z">
        <w:r>
          <w:rPr>
            <w:rStyle w:val="Emphasis"/>
            <w:rFonts w:cs="Times New Roman" w:ascii="Times New Roman" w:hAnsi="Times New Roman"/>
            <w:i w:val="false"/>
            <w:iCs w:val="false"/>
          </w:rPr>
          <w:t xml:space="preserve">fro each </w:t>
        </w:r>
      </w:ins>
      <w:del w:id="401" w:author="Unknown Author" w:date="2020-10-14T13:04:49Z">
        <w:r>
          <w:rPr>
            <w:rStyle w:val="Emphasis"/>
            <w:rFonts w:cs="Times New Roman" w:ascii="Times New Roman" w:hAnsi="Times New Roman"/>
            <w:i w:val="false"/>
            <w:iCs w:val="false"/>
          </w:rPr>
          <w:delText xml:space="preserve">of </w:delText>
        </w:r>
      </w:del>
      <w:r>
        <w:rPr>
          <w:rStyle w:val="Emphasis"/>
          <w:rFonts w:cs="Times New Roman" w:ascii="Times New Roman" w:hAnsi="Times New Roman"/>
          <w:i w:val="false"/>
          <w:iCs w:val="false"/>
        </w:rPr>
        <w:t xml:space="preserve">Aculeata species </w:t>
      </w:r>
      <w:del w:id="402" w:author="Unknown Author" w:date="2020-10-14T13:04:56Z">
        <w:r>
          <w:rPr>
            <w:rStyle w:val="Emphasis"/>
            <w:rFonts w:cs="Times New Roman" w:ascii="Times New Roman" w:hAnsi="Times New Roman"/>
            <w:i w:val="false"/>
            <w:iCs w:val="false"/>
          </w:rPr>
          <w:delText xml:space="preserve">recorded </w:delText>
        </w:r>
      </w:del>
      <w:del w:id="403" w:author="Unknown Author" w:date="2020-10-14T13:04:56Z">
        <w:r>
          <w:rPr>
            <w:rStyle w:val="Emphasis"/>
            <w:rFonts w:cs="Times New Roman" w:ascii="Times New Roman" w:hAnsi="Times New Roman"/>
            <w:i w:val="false"/>
            <w:iCs w:val="false"/>
          </w:rPr>
          <w:delText>elsewhere</w:delText>
        </w:r>
      </w:del>
      <w:del w:id="404" w:author="Editor" w:date="2020-10-13T11:16:00Z">
        <w:r>
          <w:rPr>
            <w:rStyle w:val="Emphasis"/>
            <w:rFonts w:cs="Times New Roman" w:ascii="Times New Roman" w:hAnsi="Times New Roman"/>
            <w:i w:val="false"/>
            <w:iCs w:val="false"/>
          </w:rPr>
          <w:delText>ther</w:delText>
        </w:r>
      </w:del>
      <w:del w:id="405" w:author="Unknown Author" w:date="2020-10-14T13:04:56Z">
        <w:r>
          <w:rPr>
            <w:rStyle w:val="Emphasis"/>
            <w:rFonts w:cs="Times New Roman" w:ascii="Times New Roman" w:hAnsi="Times New Roman"/>
            <w:i w:val="false"/>
            <w:iCs w:val="false"/>
          </w:rPr>
          <w:commentReference w:id="10"/>
        </w:r>
      </w:del>
      <w:ins w:id="406" w:author="Unknown Author" w:date="2020-10-14T13:04:59Z">
        <w:r>
          <w:rPr>
            <w:rStyle w:val="Emphasis"/>
            <w:rFonts w:cs="Times New Roman" w:ascii="Times New Roman" w:hAnsi="Times New Roman"/>
            <w:i w:val="false"/>
            <w:iCs w:val="false"/>
          </w:rPr>
          <w:commentReference w:id="11"/>
        </w:r>
      </w:ins>
      <w:del w:id="407" w:author="Editor" w:date="2020-10-13T11:16:00Z">
        <w:r>
          <w:rPr>
            <w:rStyle w:val="Emphasis"/>
            <w:rFonts w:cs="Times New Roman" w:ascii="Times New Roman" w:hAnsi="Times New Roman"/>
            <w:i w:val="false"/>
            <w:iCs w:val="false"/>
          </w:rPr>
          <w:delText>e</w:delText>
        </w:r>
      </w:del>
      <w:r>
        <w:rPr>
          <w:rStyle w:val="Emphasis"/>
          <w:rFonts w:cs="Times New Roman" w:ascii="Times New Roman" w:hAnsi="Times New Roman"/>
          <w:i w:val="false"/>
          <w:iCs w:val="false"/>
        </w:rPr>
        <w:t xml:space="preserve"> (Dufrêne and Legendre, 1997). The significance of </w:t>
      </w:r>
      <w:r>
        <w:rPr>
          <w:rStyle w:val="Emphasis"/>
          <w:rFonts w:cs="Times New Roman" w:ascii="Times New Roman" w:hAnsi="Times New Roman"/>
          <w:iCs w:val="false"/>
        </w:rPr>
        <w:t>IndVals</w:t>
      </w:r>
      <w:r>
        <w:rPr>
          <w:rStyle w:val="Emphasis"/>
          <w:rFonts w:cs="Times New Roman" w:ascii="Times New Roman" w:hAnsi="Times New Roman"/>
          <w:i w:val="false"/>
          <w:iCs w:val="false"/>
        </w:rPr>
        <w:t xml:space="preserve"> was confirmed by a Monte Carlo test with 9</w:t>
      </w:r>
      <w:ins w:id="408" w:author="Editor" w:date="2020-10-13T11:17:00Z">
        <w:r>
          <w:rPr>
            <w:rStyle w:val="Emphasis"/>
            <w:rFonts w:cs="Times New Roman" w:ascii="Times New Roman" w:hAnsi="Times New Roman"/>
            <w:i w:val="false"/>
            <w:iCs w:val="false"/>
          </w:rPr>
          <w:t>,</w:t>
        </w:r>
      </w:ins>
      <w:r>
        <w:rPr>
          <w:rStyle w:val="Emphasis"/>
          <w:rFonts w:cs="Times New Roman" w:ascii="Times New Roman" w:hAnsi="Times New Roman"/>
          <w:i w:val="false"/>
          <w:iCs w:val="false"/>
        </w:rPr>
        <w:t>999 permutations. We summarized the results in a 3</w:t>
      </w:r>
      <w:ins w:id="409" w:author="Editor" w:date="2020-10-13T11:17:00Z">
        <w:r>
          <w:rPr>
            <w:rStyle w:val="Emphasis"/>
            <w:rFonts w:cs="Times New Roman" w:ascii="Times New Roman" w:hAnsi="Times New Roman"/>
            <w:i w:val="false"/>
            <w:iCs w:val="false"/>
          </w:rPr>
          <w:t xml:space="preserve"> </w:t>
        </w:r>
      </w:ins>
      <w:r>
        <w:rPr>
          <w:rStyle w:val="Emphasis"/>
          <w:rFonts w:cs="Times New Roman" w:ascii="Times New Roman" w:hAnsi="Times New Roman"/>
          <w:i w:val="false"/>
          <w:iCs w:val="false"/>
        </w:rPr>
        <w:t>x</w:t>
      </w:r>
      <w:ins w:id="410" w:author="Editor" w:date="2020-10-13T11:17:00Z">
        <w:r>
          <w:rPr>
            <w:rStyle w:val="Emphasis"/>
            <w:rFonts w:cs="Times New Roman" w:ascii="Times New Roman" w:hAnsi="Times New Roman"/>
            <w:i w:val="false"/>
            <w:iCs w:val="false"/>
          </w:rPr>
          <w:t xml:space="preserve"> </w:t>
        </w:r>
      </w:ins>
      <w:r>
        <w:rPr>
          <w:rStyle w:val="Emphasis"/>
          <w:rFonts w:cs="Times New Roman" w:ascii="Times New Roman" w:hAnsi="Times New Roman"/>
          <w:i w:val="false"/>
          <w:iCs w:val="false"/>
        </w:rPr>
        <w:t xml:space="preserve">3 contingency table for three successional stages and </w:t>
      </w:r>
      <w:ins w:id="411" w:author="Editor" w:date="2020-10-13T11:17:00Z">
        <w:r>
          <w:rPr>
            <w:rStyle w:val="Emphasis"/>
            <w:rFonts w:cs="Times New Roman" w:ascii="Times New Roman" w:hAnsi="Times New Roman"/>
            <w:i w:val="false"/>
            <w:iCs w:val="false"/>
          </w:rPr>
          <w:t xml:space="preserve">the </w:t>
        </w:r>
      </w:ins>
      <w:r>
        <w:rPr>
          <w:rStyle w:val="Emphasis"/>
          <w:rFonts w:cs="Times New Roman" w:ascii="Times New Roman" w:hAnsi="Times New Roman"/>
          <w:i w:val="false"/>
          <w:iCs w:val="false"/>
        </w:rPr>
        <w:t xml:space="preserve">three trophic groups. As above, we used the </w:t>
      </w:r>
      <w:r>
        <w:rPr>
          <w:rStyle w:val="Emphasis"/>
          <w:rFonts w:cs="Times New Roman" w:ascii="Times New Roman" w:hAnsi="Times New Roman"/>
          <w:iCs w:val="false"/>
        </w:rPr>
        <w:t>G</w:t>
      </w:r>
      <w:r>
        <w:rPr>
          <w:rStyle w:val="Emphasis"/>
          <w:rFonts w:cs="Times New Roman" w:ascii="Times New Roman" w:hAnsi="Times New Roman"/>
          <w:i w:val="false"/>
          <w:iCs w:val="false"/>
          <w:vertAlign w:val="superscript"/>
        </w:rPr>
        <w:t>2</w:t>
      </w:r>
      <w:r>
        <w:rPr>
          <w:rStyle w:val="Emphasis"/>
          <w:rFonts w:cs="Times New Roman" w:ascii="Times New Roman" w:hAnsi="Times New Roman"/>
          <w:i w:val="false"/>
          <w:iCs w:val="false"/>
        </w:rPr>
        <w:t xml:space="preserve"> statistic to test for homogeneity</w:t>
      </w:r>
      <w:ins w:id="412" w:author="Editor" w:date="2020-10-13T11:17:00Z">
        <w:r>
          <w:rPr>
            <w:rStyle w:val="Emphasis"/>
            <w:rFonts w:cs="Times New Roman" w:ascii="Times New Roman" w:hAnsi="Times New Roman"/>
            <w:i w:val="false"/>
            <w:iCs w:val="false"/>
          </w:rPr>
          <w:t>,</w:t>
        </w:r>
      </w:ins>
      <w:r>
        <w:rPr>
          <w:rStyle w:val="Emphasis"/>
          <w:rFonts w:cs="Times New Roman" w:ascii="Times New Roman" w:hAnsi="Times New Roman"/>
          <w:i w:val="false"/>
          <w:iCs w:val="false"/>
        </w:rPr>
        <w:t xml:space="preserve"> and individual partitioning steps can be found in a supplementary R code. </w:t>
      </w:r>
    </w:p>
    <w:p>
      <w:pPr>
        <w:pStyle w:val="Textbody1"/>
        <w:spacing w:lineRule="auto" w:line="480" w:before="0" w:after="360"/>
        <w:ind w:firstLine="720"/>
        <w:jc w:val="both"/>
        <w:rPr/>
      </w:pPr>
      <w:r>
        <w:rPr>
          <w:rStyle w:val="Emphasis"/>
          <w:rFonts w:cs="Times New Roman" w:ascii="Times New Roman" w:hAnsi="Times New Roman"/>
          <w:i w:val="false"/>
          <w:iCs w:val="false"/>
        </w:rPr>
        <w:t xml:space="preserve">To calculate the probability </w:t>
      </w:r>
      <w:ins w:id="413" w:author="Editor" w:date="2020-10-13T11:17:00Z">
        <w:r>
          <w:rPr>
            <w:rStyle w:val="Emphasis"/>
            <w:rFonts w:cs="Times New Roman" w:ascii="Times New Roman" w:hAnsi="Times New Roman"/>
            <w:i w:val="false"/>
            <w:iCs w:val="false"/>
          </w:rPr>
          <w:t>of an individu</w:t>
        </w:r>
      </w:ins>
      <w:ins w:id="414" w:author="Editor" w:date="2020-10-13T11:18:00Z">
        <w:r>
          <w:rPr>
            <w:rStyle w:val="Emphasis"/>
            <w:rFonts w:cs="Times New Roman" w:ascii="Times New Roman" w:hAnsi="Times New Roman"/>
            <w:i w:val="false"/>
            <w:iCs w:val="false"/>
          </w:rPr>
          <w:t>al belonging</w:t>
        </w:r>
      </w:ins>
      <w:del w:id="415" w:author="Editor" w:date="2020-10-13T11:18:00Z">
        <w:r>
          <w:rPr>
            <w:rStyle w:val="Emphasis"/>
            <w:rFonts w:cs="Times New Roman" w:ascii="Times New Roman" w:hAnsi="Times New Roman"/>
            <w:i w:val="false"/>
            <w:iCs w:val="false"/>
          </w:rPr>
          <w:delText>that an individual belongs</w:delText>
        </w:r>
      </w:del>
      <w:r>
        <w:rPr>
          <w:rStyle w:val="Emphasis"/>
          <w:rFonts w:cs="Times New Roman" w:ascii="Times New Roman" w:hAnsi="Times New Roman"/>
          <w:i w:val="false"/>
          <w:iCs w:val="false"/>
        </w:rPr>
        <w:t xml:space="preserve"> to any category of vulnerability for each trophic group at all three stages, we used binomial distribution with a logit link function. </w:t>
      </w:r>
      <w:del w:id="416" w:author="Editor" w:date="2020-10-13T11:18:00Z">
        <w:r>
          <w:rPr>
            <w:rStyle w:val="Emphasis"/>
            <w:rFonts w:cs="Times New Roman" w:ascii="Times New Roman" w:hAnsi="Times New Roman"/>
            <w:i w:val="false"/>
            <w:iCs w:val="false"/>
          </w:rPr>
          <w:delText xml:space="preserve">Like </w:delText>
        </w:r>
      </w:del>
      <w:ins w:id="417" w:author="Editor" w:date="2020-10-13T11:18:00Z">
        <w:r>
          <w:rPr>
            <w:rStyle w:val="Emphasis"/>
            <w:rFonts w:cs="Times New Roman" w:ascii="Times New Roman" w:hAnsi="Times New Roman"/>
            <w:i w:val="false"/>
            <w:iCs w:val="false"/>
          </w:rPr>
          <w:t xml:space="preserve">As </w:t>
        </w:r>
      </w:ins>
      <w:r>
        <w:rPr>
          <w:rStyle w:val="Emphasis"/>
          <w:rFonts w:cs="Times New Roman" w:ascii="Times New Roman" w:hAnsi="Times New Roman"/>
          <w:i w:val="false"/>
          <w:iCs w:val="false"/>
        </w:rPr>
        <w:t xml:space="preserve">above, </w:t>
      </w:r>
      <w:r>
        <w:rPr>
          <w:rFonts w:cs="Times New Roman" w:ascii="Times New Roman" w:hAnsi="Times New Roman"/>
          <w:rPrChange w:id="0" w:author="eCORRECTOR" w:date="2020-10-13T19:54:00Z">
            <w:rPr>
              <w:rFonts w:ascii="Times New Roman" w:hAnsi="Times New Roman" w:cs="Times New Roman"/>
            </w:rPr>
          </w:rPrChange>
        </w:rPr>
        <w:t>the post-hoc Tukey test was used to assess statistical significance.</w:t>
      </w:r>
    </w:p>
    <w:p>
      <w:pPr>
        <w:pStyle w:val="TextBody"/>
        <w:keepNext w:val="true"/>
        <w:spacing w:lineRule="auto" w:line="480" w:before="0" w:after="240"/>
        <w:jc w:val="both"/>
        <w:rPr>
          <w:rFonts w:ascii="Times New Roman" w:hAnsi="Times New Roman"/>
          <w:lang w:val="en-US"/>
        </w:rPr>
      </w:pPr>
      <w:r>
        <w:rPr>
          <w:rFonts w:ascii="Times New Roman" w:hAnsi="Times New Roman"/>
          <w:b/>
          <w:bCs/>
          <w:lang w:val="en-US"/>
          <w:rPrChange w:id="0" w:author="eCORRECTOR" w:date="2020-10-13T19:54:00Z">
            <w:rPr>
              <w:b/>
              <w:bCs/>
              <w:rFonts w:ascii="Times New Roman" w:hAnsi="Times New Roman"/>
              <w:lang w:val="en-US"/>
            </w:rPr>
          </w:rPrChange>
        </w:rPr>
        <w:t>3. Results</w:t>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3</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1</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Wasp and bee species composition</w:t>
      </w:r>
    </w:p>
    <w:p>
      <w:pPr>
        <w:pStyle w:val="TextBodyIndent"/>
        <w:spacing w:lineRule="auto" w:line="480" w:before="0" w:after="360"/>
        <w:ind w:firstLine="720"/>
        <w:rPr>
          <w:rFonts w:ascii="Times New Roman" w:hAnsi="Times New Roman"/>
          <w:lang w:val="en-US"/>
        </w:rPr>
      </w:pPr>
      <w:r>
        <w:rPr>
          <w:rFonts w:ascii="Times New Roman" w:hAnsi="Times New Roman"/>
          <w:lang w:val="en-US"/>
          <w:rPrChange w:id="0" w:author="eCORRECTOR" w:date="2020-10-13T19:54:00Z">
            <w:rPr>
              <w:rFonts w:ascii="Times New Roman" w:hAnsi="Times New Roman"/>
              <w:lang w:val="en-US"/>
            </w:rPr>
          </w:rPrChange>
        </w:rPr>
        <w:t xml:space="preserve">In total, </w:t>
      </w:r>
      <w:ins w:id="426" w:author="Editor" w:date="2020-10-13T11:18:00Z">
        <w:r>
          <w:rPr>
            <w:rFonts w:ascii="Times New Roman" w:hAnsi="Times New Roman"/>
            <w:lang w:val="en-US"/>
          </w:rPr>
          <w:t xml:space="preserve">we recorded </w:t>
        </w:r>
      </w:ins>
      <w:r>
        <w:rPr>
          <w:rFonts w:ascii="Times New Roman" w:hAnsi="Times New Roman"/>
          <w:lang w:val="en-US"/>
          <w:rPrChange w:id="0" w:author="eCORRECTOR" w:date="2020-10-13T19:54:00Z">
            <w:rPr>
              <w:rFonts w:ascii="Times New Roman" w:hAnsi="Times New Roman"/>
              <w:lang w:val="en-US"/>
            </w:rPr>
          </w:rPrChange>
        </w:rPr>
        <w:t>8</w:t>
      </w:r>
      <w:ins w:id="428" w:author="Editor" w:date="2020-10-13T11:18:00Z">
        <w:r>
          <w:rPr>
            <w:rFonts w:ascii="Times New Roman" w:hAnsi="Times New Roman"/>
            <w:lang w:val="en-US"/>
          </w:rPr>
          <w:t>,</w:t>
        </w:r>
      </w:ins>
      <w:del w:id="429" w:author="Editor" w:date="2020-10-13T11:18:00Z">
        <w:r>
          <w:rPr>
            <w:rFonts w:ascii="Times New Roman" w:hAnsi="Times New Roman"/>
            <w:lang w:val="en-US"/>
          </w:rPr>
          <w:delText>230 </w:delText>
        </w:r>
      </w:del>
      <w:ins w:id="430" w:author="Editor" w:date="2020-10-13T11:18:00Z">
        <w:r>
          <w:rPr>
            <w:rFonts w:ascii="Times New Roman" w:hAnsi="Times New Roman"/>
            <w:lang w:val="en-US"/>
          </w:rPr>
          <w:t xml:space="preserve">230 </w:t>
        </w:r>
      </w:ins>
      <w:r>
        <w:rPr>
          <w:rFonts w:ascii="Times New Roman" w:hAnsi="Times New Roman"/>
          <w:lang w:val="en-US"/>
          <w:rPrChange w:id="0" w:author="eCORRECTOR" w:date="2020-10-13T19:54:00Z">
            <w:rPr>
              <w:rFonts w:ascii="Times New Roman" w:hAnsi="Times New Roman"/>
              <w:lang w:val="en-US"/>
            </w:rPr>
          </w:rPrChange>
        </w:rPr>
        <w:t>individuals of 272 species of Aculeata</w:t>
      </w:r>
      <w:del w:id="432" w:author="Editor" w:date="2020-10-13T11:18:00Z">
        <w:r>
          <w:rPr>
            <w:rFonts w:ascii="Times New Roman" w:hAnsi="Times New Roman"/>
            <w:lang w:val="en-US"/>
          </w:rPr>
          <w:delText xml:space="preserve"> were recorded</w:delText>
        </w:r>
      </w:del>
      <w:r>
        <w:rPr>
          <w:rFonts w:ascii="Times New Roman" w:hAnsi="Times New Roman"/>
          <w:lang w:val="en-US"/>
          <w:rPrChange w:id="0" w:author="eCORRECTOR" w:date="2020-10-13T19:54:00Z">
            <w:rPr>
              <w:rFonts w:ascii="Times New Roman" w:hAnsi="Times New Roman"/>
              <w:lang w:val="en-US"/>
            </w:rPr>
          </w:rPrChange>
        </w:rPr>
        <w:t>. In respect of species richness, 51.47% (140 species) were herbivores, 25.37% (69 species) were predators, and 23.16% (63 species) were kleptoparasites. Expected species richness (Chao 1 estimator) was calculated for groups of Aculeata differing in trophic behavio</w:t>
      </w:r>
      <w:del w:id="434" w:author="Editor" w:date="2020-10-13T11:18:00Z">
        <w:r>
          <w:rPr>
            <w:rFonts w:ascii="Times New Roman" w:hAnsi="Times New Roman"/>
            <w:lang w:val="en-US"/>
          </w:rPr>
          <w:delText>u</w:delText>
        </w:r>
      </w:del>
      <w:r>
        <w:rPr>
          <w:rFonts w:ascii="Times New Roman" w:hAnsi="Times New Roman"/>
          <w:lang w:val="en-US"/>
          <w:rPrChange w:id="0" w:author="eCORRECTOR" w:date="2020-10-13T19:54:00Z">
            <w:rPr>
              <w:rFonts w:ascii="Times New Roman" w:hAnsi="Times New Roman"/>
              <w:lang w:val="en-US"/>
            </w:rPr>
          </w:rPrChange>
        </w:rPr>
        <w:t>rs of larvae and for Aculeata found at individual stages of succession (Fig. A1 and A2). Simultaneously, 20.22% of the recorded species were threatened or rare (Table A2)</w:t>
      </w:r>
      <w:ins w:id="436" w:author="Editor" w:date="2020-10-13T11:19:00Z">
        <w:r>
          <w:rPr>
            <w:rFonts w:ascii="Times New Roman" w:hAnsi="Times New Roman"/>
            <w:lang w:val="en-US"/>
          </w:rPr>
          <w:t>;</w:t>
        </w:r>
      </w:ins>
      <w:del w:id="437" w:author="Editor" w:date="2020-10-13T11:19:00Z">
        <w:r>
          <w:rPr>
            <w:rFonts w:ascii="Times New Roman" w:hAnsi="Times New Roman"/>
            <w:lang w:val="en-US"/>
          </w:rPr>
          <w:delText>, and</w:delText>
        </w:r>
      </w:del>
      <w:r>
        <w:rPr>
          <w:rFonts w:ascii="Times New Roman" w:hAnsi="Times New Roman"/>
          <w:lang w:val="en-US"/>
          <w:rPrChange w:id="0" w:author="eCORRECTOR" w:date="2020-10-13T19:54:00Z">
            <w:rPr>
              <w:rFonts w:ascii="Times New Roman" w:hAnsi="Times New Roman"/>
              <w:lang w:val="en-US"/>
            </w:rPr>
          </w:rPrChange>
        </w:rPr>
        <w:t xml:space="preserve"> herbivores accounted for 9.93% (19.29% of the group), predators for 4.78% (18.84% of the group), and kleptoparasites for 5.51% (23.81% of the group)</w:t>
      </w:r>
      <w:ins w:id="439" w:author="Editor" w:date="2020-10-13T11:19:00Z">
        <w:r>
          <w:rPr>
            <w:rFonts w:ascii="Times New Roman" w:hAnsi="Times New Roman"/>
            <w:lang w:val="en-US"/>
          </w:rPr>
          <w:t xml:space="preserve"> of all recorded species</w:t>
        </w:r>
      </w:ins>
      <w:r>
        <w:rPr>
          <w:rFonts w:ascii="Times New Roman" w:hAnsi="Times New Roman"/>
          <w:lang w:val="en-US"/>
          <w:rPrChange w:id="0" w:author="eCORRECTOR" w:date="2020-10-13T19:54:00Z">
            <w:rPr>
              <w:rFonts w:ascii="Times New Roman" w:hAnsi="Times New Roman"/>
              <w:lang w:val="en-US"/>
            </w:rPr>
          </w:rPrChange>
        </w:rPr>
        <w:t>.</w:t>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3</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2</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Patterns in community characteristics</w:t>
      </w:r>
    </w:p>
    <w:p>
      <w:pPr>
        <w:pStyle w:val="Textbody1"/>
        <w:spacing w:lineRule="auto" w:line="480" w:before="0" w:after="240"/>
        <w:jc w:val="both"/>
        <w:rPr/>
      </w:pPr>
      <w:r>
        <w:rPr>
          <w:rFonts w:cs="Times New Roman" w:ascii="Times New Roman" w:hAnsi="Times New Roman"/>
          <w:rPrChange w:id="0" w:author="eCORRECTOR" w:date="2020-10-13T19:54:00Z">
            <w:rPr>
              <w:rFonts w:ascii="Times New Roman" w:hAnsi="Times New Roman" w:cs="Times New Roman"/>
            </w:rPr>
          </w:rPrChange>
        </w:rPr>
        <w:tab/>
        <w:t xml:space="preserve">Total species richness (chi square test, </w:t>
      </w:r>
      <w:r>
        <w:rPr>
          <w:rFonts w:cs="Times New Roman" w:ascii="Times New Roman" w:hAnsi="Times New Roman"/>
          <w:i/>
          <w:iCs/>
          <w:rPrChange w:id="0" w:author="eCORRECTOR" w:date="2020-10-13T19:54:00Z">
            <w:rPr>
              <w:i/>
              <w:iCs/>
              <w:rFonts w:ascii="Times New Roman" w:hAnsi="Times New Roman" w:cs="Times New Roman"/>
            </w:rPr>
          </w:rPrChange>
        </w:rPr>
        <w:t xml:space="preserve">p </w:t>
      </w:r>
      <w:r>
        <w:rPr>
          <w:rFonts w:cs="Times New Roman" w:ascii="Times New Roman" w:hAnsi="Times New Roman"/>
          <w:rPrChange w:id="0" w:author="eCORRECTOR" w:date="2020-10-13T19:54:00Z">
            <w:rPr>
              <w:rFonts w:ascii="Times New Roman" w:hAnsi="Times New Roman" w:cs="Times New Roman"/>
            </w:rPr>
          </w:rPrChange>
        </w:rPr>
        <w:t xml:space="preserve">&lt; 0.001) and abundance (chi square test, </w:t>
      </w:r>
      <w:r>
        <w:rPr>
          <w:rFonts w:cs="Times New Roman" w:ascii="Times New Roman" w:hAnsi="Times New Roman"/>
          <w:i/>
          <w:iCs/>
          <w:rPrChange w:id="0" w:author="eCORRECTOR" w:date="2020-10-13T19:54:00Z">
            <w:rPr>
              <w:i/>
              <w:iCs/>
              <w:rFonts w:ascii="Times New Roman" w:hAnsi="Times New Roman" w:cs="Times New Roman"/>
            </w:rPr>
          </w:rPrChange>
        </w:rPr>
        <w:t>p</w:t>
      </w:r>
      <w:r>
        <w:rPr>
          <w:rFonts w:cs="Times New Roman" w:ascii="Times New Roman" w:hAnsi="Times New Roman"/>
          <w:rPrChange w:id="0" w:author="eCORRECTOR" w:date="2020-10-13T19:54:00Z">
            <w:rPr>
              <w:rFonts w:ascii="Times New Roman" w:hAnsi="Times New Roman" w:cs="Times New Roman"/>
            </w:rPr>
          </w:rPrChange>
        </w:rPr>
        <w:t xml:space="preserve"> = </w:t>
      </w:r>
      <w:bookmarkStart w:id="4" w:name="rstudio_console_output"/>
      <w:bookmarkEnd w:id="4"/>
      <w:r>
        <w:rPr>
          <w:rFonts w:cs="Times New Roman" w:ascii="Times New Roman" w:hAnsi="Times New Roman"/>
          <w:rPrChange w:id="0" w:author="eCORRECTOR" w:date="2020-10-13T19:54:00Z">
            <w:rPr>
              <w:rFonts w:ascii="Times New Roman" w:hAnsi="Times New Roman" w:cs="Times New Roman"/>
            </w:rPr>
          </w:rPrChange>
        </w:rPr>
        <w:t xml:space="preserve">0.019) of Aculeata significantly increased with successional changes. In contrast, overall diversity did not change (Table A3). This pattern was primarily due to a significant increase in abundance and species richness in parasites and herbivores at the middle stage of succession (Table 1, Fig. 3). In the case of predators, we did not detect any changes in overall values of community indices. Species richness, abundance, and diversity were </w:t>
      </w:r>
      <w:del w:id="452" w:author="Editor" w:date="2020-10-13T11:26:00Z">
        <w:r>
          <w:rPr>
            <w:rFonts w:cs="Times New Roman" w:ascii="Times New Roman" w:hAnsi="Times New Roman"/>
          </w:rPr>
          <w:delText>usually the</w:delText>
        </w:r>
      </w:del>
      <w:ins w:id="453" w:author="Editor" w:date="2020-10-13T11:26:00Z">
        <w:r>
          <w:rPr>
            <w:rFonts w:cs="Times New Roman" w:ascii="Times New Roman" w:hAnsi="Times New Roman"/>
          </w:rPr>
          <w:t>generally</w:t>
        </w:r>
      </w:ins>
      <w:r>
        <w:rPr>
          <w:rFonts w:cs="Times New Roman" w:ascii="Times New Roman" w:hAnsi="Times New Roman"/>
          <w:rPrChange w:id="0" w:author="eCORRECTOR" w:date="2020-10-13T19:54:00Z">
            <w:rPr>
              <w:rFonts w:ascii="Times New Roman" w:hAnsi="Times New Roman" w:cs="Times New Roman"/>
            </w:rPr>
          </w:rPrChange>
        </w:rPr>
        <w:t xml:space="preserve"> highest for herbivores and </w:t>
      </w:r>
      <w:del w:id="455" w:author="Editor" w:date="2020-10-13T11:26:00Z">
        <w:r>
          <w:rPr>
            <w:rFonts w:cs="Times New Roman" w:ascii="Times New Roman" w:hAnsi="Times New Roman"/>
          </w:rPr>
          <w:delText xml:space="preserve">the </w:delText>
        </w:r>
      </w:del>
      <w:r>
        <w:rPr>
          <w:rFonts w:cs="Times New Roman" w:ascii="Times New Roman" w:hAnsi="Times New Roman"/>
          <w:rPrChange w:id="0" w:author="eCORRECTOR" w:date="2020-10-13T19:54:00Z">
            <w:rPr>
              <w:rFonts w:ascii="Times New Roman" w:hAnsi="Times New Roman" w:cs="Times New Roman"/>
            </w:rPr>
          </w:rPrChange>
        </w:rPr>
        <w:t>lowest for kleptoparasites. At the middle stage of succession, the indicators for kleptoparasites and predators were similar, and at the late stage, the diversity of predators was similar to that of herbivores.</w:t>
      </w:r>
    </w:p>
    <w:p>
      <w:pPr>
        <w:pStyle w:val="Normal"/>
        <w:keepNext w:val="true"/>
        <w:spacing w:lineRule="auto" w:line="480" w:before="0" w:after="240"/>
        <w:jc w:val="both"/>
        <w:rPr>
          <w:i/>
          <w:i/>
          <w:sz w:val="20"/>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 xml:space="preserve">Table 1.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Mean values and their asymptotic 95% CIs for linear and generalized linear models for diversity (Shannon index), abundance, and species richness of three Aculeata trophic groups at three studied successional stages. </w:t>
      </w:r>
      <w:bookmarkStart w:id="5" w:name="__DdeLink__2912_4211898672"/>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Different </w:t>
      </w:r>
      <w:del w:id="460" w:author="Editor" w:date="2020-10-13T11:28:00Z">
        <w:r>
          <w:rPr>
            <w:rFonts w:cs="Times New Roman" w:ascii="Times New Roman" w:hAnsi="Times New Roman"/>
            <w:sz w:val="24"/>
            <w:szCs w:val="24"/>
            <w:lang w:val="en-US"/>
          </w:rPr>
          <w:delText xml:space="preserve">Latin </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letters in the last column </w:t>
      </w:r>
      <w:ins w:id="462" w:author="Editor" w:date="2020-10-13T11:27:00Z">
        <w:r>
          <w:rPr>
            <w:rFonts w:cs="Times New Roman" w:ascii="Times New Roman" w:hAnsi="Times New Roman"/>
            <w:sz w:val="24"/>
            <w:szCs w:val="24"/>
            <w:lang w:val="en-US"/>
          </w:rPr>
          <w:t>indicate</w:t>
        </w:r>
      </w:ins>
      <w:del w:id="463" w:author="Editor" w:date="2020-10-13T11:27:00Z">
        <w:r>
          <w:rPr>
            <w:rFonts w:cs="Times New Roman" w:ascii="Times New Roman" w:hAnsi="Times New Roman"/>
            <w:sz w:val="24"/>
            <w:szCs w:val="24"/>
            <w:lang w:val="en-US"/>
          </w:rPr>
          <w:delText>correspond to</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statistically significant differences (Tukey correction for multiplicity, </w:t>
      </w:r>
      <w:r>
        <w:rPr>
          <w:rStyle w:val="Strong"/>
          <w:rFonts w:cs="Times New Roman" w:ascii="Times New Roman" w:hAnsi="Times New Roman"/>
          <w:b w:val="false"/>
          <w:bCs w:val="false"/>
          <w:i/>
          <w:iCs/>
          <w:sz w:val="24"/>
          <w:lang w:val="en-US"/>
        </w:rPr>
        <w:t xml:space="preserve">α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&gt; 0.05). Successional stages: I = early; II = middle; III = late.</w:t>
      </w:r>
      <w:bookmarkEnd w:id="5"/>
    </w:p>
    <w:tbl>
      <w:tblPr>
        <w:tblW w:w="8979" w:type="dxa"/>
        <w:jc w:val="left"/>
        <w:tblInd w:w="2"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1204"/>
        <w:gridCol w:w="685"/>
        <w:gridCol w:w="1388"/>
        <w:gridCol w:w="973"/>
        <w:gridCol w:w="1006"/>
        <w:gridCol w:w="694"/>
        <w:gridCol w:w="863"/>
        <w:gridCol w:w="863"/>
        <w:gridCol w:w="1302"/>
      </w:tblGrid>
      <w:tr>
        <w:trPr>
          <w:trHeight w:val="264" w:hRule="atLeast"/>
        </w:trPr>
        <w:tc>
          <w:tcPr>
            <w:tcW w:w="120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Index</w:t>
            </w:r>
          </w:p>
        </w:tc>
        <w:tc>
          <w:tcPr>
            <w:tcW w:w="68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Stage</w:t>
            </w:r>
          </w:p>
        </w:tc>
        <w:tc>
          <w:tcPr>
            <w:tcW w:w="138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Aculeata group</w:t>
            </w:r>
          </w:p>
        </w:tc>
        <w:tc>
          <w:tcPr>
            <w:tcW w:w="97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Mean value</w:t>
            </w:r>
          </w:p>
        </w:tc>
        <w:tc>
          <w:tcPr>
            <w:tcW w:w="100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Standard error</w:t>
            </w:r>
          </w:p>
        </w:tc>
        <w:tc>
          <w:tcPr>
            <w:tcW w:w="69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df</w:t>
            </w:r>
          </w:p>
        </w:tc>
        <w:tc>
          <w:tcPr>
            <w:tcW w:w="86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Lower 95% CL</w:t>
            </w:r>
          </w:p>
        </w:tc>
        <w:tc>
          <w:tcPr>
            <w:tcW w:w="86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Upper 95% CL</w:t>
            </w:r>
          </w:p>
        </w:tc>
        <w:tc>
          <w:tcPr>
            <w:tcW w:w="130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Significance</w:t>
            </w:r>
          </w:p>
        </w:tc>
      </w:tr>
      <w:tr>
        <w:trPr>
          <w:trHeight w:val="340" w:hRule="atLeast"/>
          <w:cantSplit w:val="true"/>
        </w:trPr>
        <w:tc>
          <w:tcPr>
            <w:tcW w:w="1204"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Diversity (Shannon index)</w:t>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2.91</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0.10</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2.71</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3.10</w:t>
            </w:r>
          </w:p>
        </w:tc>
        <w:tc>
          <w:tcPr>
            <w:tcW w:w="1302"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de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1.83</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0.10</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1.64</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2.03</w:t>
            </w:r>
          </w:p>
        </w:tc>
        <w:tc>
          <w:tcPr>
            <w:tcW w:w="1302"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2.39</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0.10</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2.19</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2.59</w:t>
            </w:r>
          </w:p>
        </w:tc>
        <w:tc>
          <w:tcPr>
            <w:tcW w:w="1302"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bc</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3.14</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0.09</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2.96</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3.33</w:t>
            </w:r>
          </w:p>
        </w:tc>
        <w:tc>
          <w:tcPr>
            <w:tcW w:w="1302"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2.12</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0.09</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1.94</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2.30</w:t>
            </w:r>
          </w:p>
        </w:tc>
        <w:tc>
          <w:tcPr>
            <w:tcW w:w="1302"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2.31</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0.09</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2.13</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2.49</w:t>
            </w:r>
          </w:p>
        </w:tc>
        <w:tc>
          <w:tcPr>
            <w:tcW w:w="1302"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bc</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2.92</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0.10</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2.72</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3.12</w:t>
            </w:r>
          </w:p>
        </w:tc>
        <w:tc>
          <w:tcPr>
            <w:tcW w:w="1302"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de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2.00</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0.10</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1.80</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2.20</w:t>
            </w:r>
          </w:p>
        </w:tc>
        <w:tc>
          <w:tcPr>
            <w:tcW w:w="1302"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2.65</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0.10</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2.45</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2.85</w:t>
            </w:r>
          </w:p>
        </w:tc>
        <w:tc>
          <w:tcPr>
            <w:tcW w:w="1302"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cd</w:t>
            </w:r>
          </w:p>
        </w:tc>
      </w:tr>
      <w:tr>
        <w:trPr>
          <w:trHeight w:val="340" w:hRule="atLeast"/>
          <w:cantSplit w:val="true"/>
        </w:trPr>
        <w:tc>
          <w:tcPr>
            <w:tcW w:w="1204"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Species richness (Poisson)</w:t>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3.82</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1.78</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28.50</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35.52</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8.42</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0.92</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6.75</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10.38</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17.46</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1.32</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15.03</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20.29</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cd</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42.95</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1.89</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39.25</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46.99</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f</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13.46</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1.06</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11.47</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15.64</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bc</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15.18</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1.13</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13.19</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17.64</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bcd</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33.12</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1.82</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29.67</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36.97</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e</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10.70</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1.03</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8.85</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12.94</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20.29</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1.43</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17.64</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23.34</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d</w:t>
            </w:r>
          </w:p>
        </w:tc>
      </w:tr>
      <w:tr>
        <w:trPr>
          <w:trHeight w:val="340" w:hRule="atLeast"/>
          <w:cantSplit w:val="true"/>
        </w:trPr>
        <w:tc>
          <w:tcPr>
            <w:tcW w:w="1204"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Abundance (negative binomial)</w:t>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127.74</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15.17</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100.48</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160.77</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c</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17.46</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2.41</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13.33</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22.87</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48.91</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6.07</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38.48</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62.18</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235.09</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25.22</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190.57</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290.04</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d</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51.42</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5.79</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41.26</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64.07</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46.99</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5.34</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37.71</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58.56</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III</w:t>
            </w:r>
          </w:p>
        </w:tc>
        <w:tc>
          <w:tcPr>
            <w:tcW w:w="1388"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148.41</w:t>
            </w:r>
          </w:p>
        </w:tc>
        <w:tc>
          <w:tcPr>
            <w:tcW w:w="100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17.52</w:t>
            </w:r>
          </w:p>
        </w:tc>
        <w:tc>
          <w:tcPr>
            <w:tcW w:w="694"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116.75</w:t>
            </w:r>
          </w:p>
        </w:tc>
        <w:tc>
          <w:tcPr>
            <w:tcW w:w="86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186.79</w:t>
            </w:r>
          </w:p>
        </w:tc>
        <w:tc>
          <w:tcPr>
            <w:tcW w:w="1302"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cd</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shd w:fill="auto" w:val="clear"/>
          </w:tcPr>
          <w:p>
            <w:pPr>
              <w:pStyle w:val="Normal"/>
              <w:spacing w:lineRule="auto" w:line="240" w:before="0" w:after="0"/>
              <w:rPr>
                <w:rFonts w:ascii="Times New Roman" w:hAnsi="Times New Roman" w:cs="Times New Roman"/>
                <w:sz w:val="20"/>
                <w:szCs w:val="20"/>
                <w:lang w:val="en-US"/>
              </w:rPr>
            </w:pPr>
            <w:r>
              <w:rPr>
                <w:rStyle w:val="Emphasis"/>
                <w:rFonts w:cs="Times New Roman" w:ascii="Times New Roman" w:hAnsi="Times New Roman"/>
                <w:i w:val="false"/>
                <w:iCs w:val="false"/>
                <w:sz w:val="20"/>
                <w:szCs w:val="20"/>
                <w:lang w:val="en-US"/>
              </w:rPr>
              <w:t>Kleptoparasites</w:t>
            </w:r>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27.11</w:t>
            </w:r>
          </w:p>
        </w:tc>
        <w:tc>
          <w:tcPr>
            <w:tcW w:w="100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3.55</w:t>
            </w:r>
          </w:p>
        </w:tc>
        <w:tc>
          <w:tcPr>
            <w:tcW w:w="694"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21.11</w:t>
            </w:r>
          </w:p>
        </w:tc>
        <w:tc>
          <w:tcPr>
            <w:tcW w:w="86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35.16</w:t>
            </w:r>
          </w:p>
        </w:tc>
        <w:tc>
          <w:tcPr>
            <w:tcW w:w="1302"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w:t>
            </w:r>
          </w:p>
        </w:tc>
      </w:tr>
      <w:tr>
        <w:trPr>
          <w:trHeight w:val="340" w:hRule="atLeas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88"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54.06</w:t>
            </w:r>
          </w:p>
        </w:tc>
        <w:tc>
          <w:tcPr>
            <w:tcW w:w="100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6.68</w:t>
            </w:r>
          </w:p>
        </w:tc>
        <w:tc>
          <w:tcPr>
            <w:tcW w:w="694"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Inf</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42.52</w:t>
            </w:r>
          </w:p>
        </w:tc>
        <w:tc>
          <w:tcPr>
            <w:tcW w:w="86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68.72</w:t>
            </w:r>
          </w:p>
        </w:tc>
        <w:tc>
          <w:tcPr>
            <w:tcW w:w="1302"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w:t>
            </w:r>
          </w:p>
        </w:tc>
      </w:tr>
    </w:tbl>
    <w:p>
      <w:pPr>
        <w:pStyle w:val="Textbody1"/>
        <w:spacing w:lineRule="auto" w:line="480" w:before="120" w:after="0"/>
        <w:jc w:val="both"/>
        <w:rPr>
          <w:rFonts w:ascii="Times New Roman" w:hAnsi="Times New Roman" w:cs="Times New Roman"/>
          <w:sz w:val="20"/>
        </w:rPr>
      </w:pPr>
      <w:r>
        <w:rPr>
          <w:rFonts w:cs="Times New Roman" w:ascii="Times New Roman" w:hAnsi="Times New Roman"/>
          <w:sz w:val="20"/>
          <w:rPrChange w:id="0" w:author="eCORRECTOR" w:date="2020-10-13T19:54:00Z">
            <w:rPr>
              <w:sz w:val="20"/>
              <w:rFonts w:ascii="Times New Roman" w:hAnsi="Times New Roman" w:cs="Times New Roman"/>
            </w:rPr>
          </w:rPrChange>
        </w:rPr>
        <w:t>Inf = infinite; CL = confidence limit</w:t>
      </w:r>
    </w:p>
    <w:p>
      <w:pPr>
        <w:pStyle w:val="Textbody1"/>
        <w:spacing w:lineRule="auto" w:line="480" w:before="29" w:after="29"/>
        <w:jc w:val="both"/>
        <w:rPr>
          <w:rFonts w:ascii="Times New Roman" w:hAnsi="Times New Roman" w:cs="Times New Roman"/>
        </w:rPr>
      </w:pPr>
      <w:r>
        <w:rPr>
          <w:rFonts w:cs="Times New Roman" w:ascii="Times New Roman" w:hAnsi="Times New Roman"/>
        </w:rPr>
      </w:r>
    </w:p>
    <w:p>
      <w:pPr>
        <w:pStyle w:val="Textbody1"/>
        <w:spacing w:lineRule="auto" w:line="480" w:before="29" w:after="29"/>
        <w:jc w:val="both"/>
        <w:rPr>
          <w:rFonts w:ascii="Times New Roman" w:hAnsi="Times New Roman" w:cs="Times New Roman"/>
          <w:b/>
          <w:b/>
          <w:bCs/>
        </w:rPr>
      </w:pPr>
      <w:r>
        <w:rPr/>
        <w:drawing>
          <wp:inline distT="0" distB="0" distL="0" distR="0">
            <wp:extent cx="6077585" cy="21628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077585" cy="2162810"/>
                    </a:xfrm>
                    <a:prstGeom prst="rect">
                      <a:avLst/>
                    </a:prstGeom>
                  </pic:spPr>
                </pic:pic>
              </a:graphicData>
            </a:graphic>
          </wp:inline>
        </w:drawing>
      </w:r>
    </w:p>
    <w:p>
      <w:pPr>
        <w:pStyle w:val="Textbody1"/>
        <w:spacing w:lineRule="auto" w:line="480" w:before="120" w:after="360"/>
        <w:jc w:val="both"/>
        <w:rPr/>
      </w:pPr>
      <w:r>
        <w:rPr>
          <w:rFonts w:cs="Times New Roman" w:ascii="Times New Roman" w:hAnsi="Times New Roman"/>
          <w:b/>
          <w:bCs/>
          <w:rPrChange w:id="0" w:author="eCORRECTOR" w:date="2020-10-13T19:54:00Z">
            <w:rPr>
              <w:b/>
              <w:bCs/>
              <w:rFonts w:ascii="Times New Roman" w:hAnsi="Times New Roman" w:cs="Times New Roman"/>
            </w:rPr>
          </w:rPrChange>
        </w:rPr>
        <w:t xml:space="preserve">Fig. 3. </w:t>
      </w:r>
      <w:r>
        <w:rPr>
          <w:rStyle w:val="Strong"/>
          <w:rFonts w:cs="Times New Roman" w:ascii="Times New Roman" w:hAnsi="Times New Roman"/>
          <w:b w:val="false"/>
          <w:bCs w:val="false"/>
        </w:rPr>
        <w:t>Diversity, abundance, and species richness of Aculeata at the three distinguished stages of succession. Abundance was subjected to logarithmic transformation</w:t>
      </w:r>
      <w:ins w:id="669" w:author="Editor" w:date="2020-10-13T11:28:00Z">
        <w:r>
          <w:rPr>
            <w:rStyle w:val="Strong"/>
            <w:rFonts w:cs="Times New Roman" w:ascii="Times New Roman" w:hAnsi="Times New Roman"/>
            <w:b w:val="false"/>
            <w:bCs w:val="false"/>
          </w:rPr>
          <w:t xml:space="preserve"> to better visualize</w:t>
        </w:r>
      </w:ins>
      <w:del w:id="670" w:author="Editor" w:date="2020-10-13T11:28:00Z">
        <w:r>
          <w:rPr>
            <w:rStyle w:val="Strong"/>
            <w:rFonts w:cs="Times New Roman" w:ascii="Times New Roman" w:hAnsi="Times New Roman"/>
            <w:b w:val="false"/>
            <w:bCs w:val="false"/>
          </w:rPr>
          <w:delText>, to visualize better</w:delText>
        </w:r>
      </w:del>
      <w:r>
        <w:rPr>
          <w:rStyle w:val="Strong"/>
          <w:rFonts w:cs="Times New Roman" w:ascii="Times New Roman" w:hAnsi="Times New Roman"/>
          <w:b w:val="false"/>
          <w:bCs w:val="false"/>
        </w:rPr>
        <w:t xml:space="preserve"> the differences </w:t>
      </w:r>
      <w:ins w:id="671" w:author="Editor" w:date="2020-10-13T11:28:00Z">
        <w:r>
          <w:rPr>
            <w:rStyle w:val="Strong"/>
            <w:rFonts w:cs="Times New Roman" w:ascii="Times New Roman" w:hAnsi="Times New Roman"/>
            <w:b w:val="false"/>
            <w:bCs w:val="false"/>
          </w:rPr>
          <w:t>among</w:t>
        </w:r>
      </w:ins>
      <w:del w:id="672" w:author="Editor" w:date="2020-10-13T11:28:00Z">
        <w:r>
          <w:rPr>
            <w:rStyle w:val="Strong"/>
            <w:rFonts w:cs="Times New Roman" w:ascii="Times New Roman" w:hAnsi="Times New Roman"/>
            <w:b w:val="false"/>
            <w:bCs w:val="false"/>
          </w:rPr>
          <w:delText>between</w:delText>
        </w:r>
      </w:del>
      <w:r>
        <w:rPr>
          <w:rStyle w:val="Strong"/>
          <w:rFonts w:cs="Times New Roman" w:ascii="Times New Roman" w:hAnsi="Times New Roman"/>
          <w:b w:val="false"/>
          <w:bCs w:val="false"/>
        </w:rPr>
        <w:t xml:space="preserve"> groups. Transparent points denote empirical values. </w:t>
      </w:r>
      <w:del w:id="673" w:author="Editor" w:date="2020-10-13T11:29:00Z">
        <w:r>
          <w:rPr>
            <w:rStyle w:val="Strong"/>
            <w:rFonts w:cs="Times New Roman" w:ascii="Times New Roman" w:hAnsi="Times New Roman"/>
            <w:b w:val="false"/>
            <w:bCs w:val="false"/>
          </w:rPr>
          <w:delText xml:space="preserve">Latin </w:delText>
        </w:r>
      </w:del>
      <w:ins w:id="674" w:author="Editor" w:date="2020-10-13T11:29:00Z">
        <w:r>
          <w:rPr>
            <w:rStyle w:val="Strong"/>
            <w:rFonts w:cs="Times New Roman" w:ascii="Times New Roman" w:hAnsi="Times New Roman"/>
            <w:b w:val="false"/>
            <w:bCs w:val="false"/>
          </w:rPr>
          <w:t xml:space="preserve">Different </w:t>
        </w:r>
      </w:ins>
      <w:r>
        <w:rPr>
          <w:rStyle w:val="Strong"/>
          <w:rFonts w:cs="Times New Roman" w:ascii="Times New Roman" w:hAnsi="Times New Roman"/>
          <w:b w:val="false"/>
          <w:bCs w:val="false"/>
        </w:rPr>
        <w:t>letters represent</w:t>
      </w:r>
      <w:ins w:id="675" w:author="Editor" w:date="2020-10-13T11:29:00Z">
        <w:r>
          <w:rPr>
            <w:rStyle w:val="Strong"/>
            <w:rFonts w:cs="Times New Roman" w:ascii="Times New Roman" w:hAnsi="Times New Roman"/>
            <w:b w:val="false"/>
            <w:bCs w:val="false"/>
          </w:rPr>
          <w:t xml:space="preserve"> </w:t>
        </w:r>
      </w:ins>
      <w:r>
        <w:rPr>
          <w:rFonts w:cs="Times New Roman" w:ascii="Times New Roman" w:hAnsi="Times New Roman"/>
          <w:rPrChange w:id="0" w:author="eCORRECTOR" w:date="2020-10-13T19:54:00Z">
            <w:rPr>
              <w:rFonts w:ascii="Times New Roman" w:hAnsi="Times New Roman" w:cs="Times New Roman"/>
            </w:rPr>
          </w:rPrChange>
        </w:rPr>
        <w:t xml:space="preserve">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 adjusted for multiplicity (Tukey correction).</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3</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3</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Community structure as a response to successional transformation</w:t>
      </w:r>
      <w:del w:id="682" w:author="Editor" w:date="2020-10-13T11:32:00Z">
        <w:r>
          <w:rPr>
            <w:rFonts w:cs="Times New Roman" w:ascii="Times New Roman" w:hAnsi="Times New Roman"/>
            <w:i/>
            <w:iCs/>
            <w:sz w:val="24"/>
            <w:szCs w:val="24"/>
            <w:lang w:val="en-US"/>
          </w:rPr>
          <w:delText>s</w:delText>
        </w:r>
      </w:del>
    </w:p>
    <w:p>
      <w:pPr>
        <w:pStyle w:val="Textbody1"/>
        <w:spacing w:lineRule="auto" w:line="480" w:before="240" w:after="0"/>
        <w:jc w:val="both"/>
        <w:rPr>
          <w:rFonts w:ascii="Times New Roman" w:hAnsi="Times New Roman" w:cs="Times New Roman"/>
        </w:rPr>
      </w:pPr>
      <w:r>
        <w:rPr>
          <w:rFonts w:cs="Times New Roman" w:ascii="Times New Roman" w:hAnsi="Times New Roman"/>
          <w:rPrChange w:id="0" w:author="eCORRECTOR" w:date="2020-10-13T19:54:00Z">
            <w:rPr>
              <w:rFonts w:ascii="Times New Roman" w:hAnsi="Times New Roman" w:cs="Times New Roman"/>
            </w:rPr>
          </w:rPrChange>
        </w:rPr>
        <w:tab/>
      </w:r>
      <w:del w:id="684" w:author="Editor" w:date="2020-10-13T11:32:00Z">
        <w:r>
          <w:rPr>
            <w:rFonts w:cs="Times New Roman" w:ascii="Times New Roman" w:hAnsi="Times New Roman"/>
          </w:rPr>
          <w:delText>Stages of succession</w:delText>
        </w:r>
      </w:del>
      <w:ins w:id="685" w:author="Editor" w:date="2020-10-13T11:32:00Z">
        <w:r>
          <w:rPr>
            <w:rFonts w:cs="Times New Roman" w:ascii="Times New Roman" w:hAnsi="Times New Roman"/>
          </w:rPr>
          <w:t>Successional stages</w:t>
        </w:r>
      </w:ins>
      <w:r>
        <w:rPr>
          <w:rFonts w:cs="Times New Roman" w:ascii="Times New Roman" w:hAnsi="Times New Roman"/>
          <w:rPrChange w:id="0" w:author="eCORRECTOR" w:date="2020-10-13T19:54:00Z">
            <w:rPr>
              <w:rFonts w:ascii="Times New Roman" w:hAnsi="Times New Roman" w:cs="Times New Roman"/>
            </w:rPr>
          </w:rPrChange>
        </w:rPr>
        <w:t xml:space="preserve"> significantly affected the structure of aculeate communities (permutation test, </w:t>
      </w:r>
      <w:commentRangeStart w:id="12"/>
      <w:r>
        <w:rPr>
          <w:rFonts w:cs="Times New Roman" w:ascii="Times New Roman" w:hAnsi="Times New Roman"/>
          <w:rPrChange w:id="0" w:author="eCORRECTOR" w:date="2020-10-13T19:54:00Z">
            <w:rPr>
              <w:rFonts w:ascii="Times New Roman" w:hAnsi="Times New Roman" w:cs="Times New Roman"/>
            </w:rPr>
          </w:rPrChange>
        </w:rPr>
        <w:t>999</w:t>
      </w:r>
      <w:r>
        <w:rPr>
          <w:rFonts w:cs="Times New Roman" w:ascii="Times New Roman" w:hAnsi="Times New Roman"/>
        </w:rPr>
      </w:r>
      <w:ins w:id="688" w:author="Unknown Author" w:date="2020-10-14T13:05:36Z">
        <w:commentRangeEnd w:id="12"/>
        <w:r>
          <w:commentReference w:id="12"/>
        </w:r>
        <w:r>
          <w:rPr>
            <w:rFonts w:cs="Times New Roman" w:ascii="Times New Roman" w:hAnsi="Times New Roman"/>
          </w:rPr>
          <w:commentReference w:id="13"/>
        </w:r>
      </w:ins>
      <w:r>
        <w:rPr>
          <w:rFonts w:cs="Times New Roman" w:ascii="Times New Roman" w:hAnsi="Times New Roman"/>
          <w:rPrChange w:id="0" w:author="eCORRECTOR" w:date="2020-10-13T19:54:00Z">
            <w:rPr>
              <w:rFonts w:ascii="Times New Roman" w:hAnsi="Times New Roman" w:cs="Times New Roman"/>
            </w:rPr>
          </w:rPrChange>
        </w:rPr>
        <w:t xml:space="preserve"> replications, </w:t>
      </w:r>
      <w:r>
        <w:rPr>
          <w:rFonts w:cs="Times New Roman" w:ascii="Times New Roman" w:hAnsi="Times New Roman"/>
          <w:i/>
          <w:iCs/>
          <w:rPrChange w:id="0" w:author="eCORRECTOR" w:date="2020-10-13T19:54:00Z">
            <w:rPr>
              <w:i/>
              <w:iCs/>
              <w:rFonts w:ascii="Times New Roman" w:hAnsi="Times New Roman" w:cs="Times New Roman"/>
            </w:rPr>
          </w:rPrChange>
        </w:rPr>
        <w:t>F</w:t>
      </w:r>
      <w:r>
        <w:rPr>
          <w:rFonts w:cs="Times New Roman" w:ascii="Times New Roman" w:hAnsi="Times New Roman"/>
          <w:rPrChange w:id="0" w:author="eCORRECTOR" w:date="2020-10-13T19:54:00Z">
            <w:rPr>
              <w:rFonts w:ascii="Times New Roman" w:hAnsi="Times New Roman" w:cs="Times New Roman"/>
            </w:rPr>
          </w:rPrChange>
        </w:rPr>
        <w:t xml:space="preserve"> = 2.47, </w:t>
      </w:r>
      <w:r>
        <w:rPr>
          <w:rFonts w:cs="Times New Roman" w:ascii="Times New Roman" w:hAnsi="Times New Roman"/>
          <w:i/>
          <w:iCs/>
          <w:rPrChange w:id="0" w:author="eCORRECTOR" w:date="2020-10-13T19:54:00Z">
            <w:rPr>
              <w:i/>
              <w:iCs/>
              <w:rFonts w:ascii="Times New Roman" w:hAnsi="Times New Roman" w:cs="Times New Roman"/>
            </w:rPr>
          </w:rPrChange>
        </w:rPr>
        <w:t xml:space="preserve">p </w:t>
      </w:r>
      <w:r>
        <w:rPr>
          <w:rFonts w:cs="Times New Roman" w:ascii="Times New Roman" w:hAnsi="Times New Roman"/>
          <w:rPrChange w:id="0" w:author="eCORRECTOR" w:date="2020-10-13T19:54:00Z">
            <w:rPr>
              <w:rFonts w:ascii="Times New Roman" w:hAnsi="Times New Roman" w:cs="Times New Roman"/>
            </w:rPr>
          </w:rPrChange>
        </w:rPr>
        <w:t xml:space="preserve">&lt; 0.001), and </w:t>
      </w:r>
      <w:ins w:id="694" w:author="Editor" w:date="2020-10-13T11:34:00Z">
        <w:r>
          <w:rPr>
            <w:rFonts w:cs="Times New Roman" w:ascii="Times New Roman" w:hAnsi="Times New Roman"/>
          </w:rPr>
          <w:t xml:space="preserve">the </w:t>
        </w:r>
      </w:ins>
      <w:r>
        <w:rPr>
          <w:rFonts w:cs="Times New Roman" w:ascii="Times New Roman" w:hAnsi="Times New Roman"/>
          <w:rPrChange w:id="0" w:author="eCORRECTOR" w:date="2020-10-13T19:54:00Z">
            <w:rPr>
              <w:rFonts w:ascii="Times New Roman" w:hAnsi="Times New Roman" w:cs="Times New Roman"/>
            </w:rPr>
          </w:rPrChange>
        </w:rPr>
        <w:t xml:space="preserve">RDA model explained 14.58% of </w:t>
      </w:r>
      <w:ins w:id="696" w:author="Editor" w:date="2020-10-13T11:34:00Z">
        <w:r>
          <w:rPr>
            <w:rFonts w:cs="Times New Roman" w:ascii="Times New Roman" w:hAnsi="Times New Roman"/>
          </w:rPr>
          <w:t xml:space="preserve">the </w:t>
        </w:r>
      </w:ins>
      <w:r>
        <w:rPr>
          <w:rFonts w:cs="Times New Roman" w:ascii="Times New Roman" w:hAnsi="Times New Roman"/>
          <w:rPrChange w:id="0" w:author="eCORRECTOR" w:date="2020-10-13T19:54:00Z">
            <w:rPr>
              <w:rFonts w:ascii="Times New Roman" w:hAnsi="Times New Roman" w:cs="Times New Roman"/>
            </w:rPr>
          </w:rPrChange>
        </w:rPr>
        <w:t xml:space="preserve">variation (adjusted </w:t>
      </w:r>
      <w:r>
        <w:rPr>
          <w:rFonts w:cs="Times New Roman" w:ascii="Times New Roman" w:hAnsi="Times New Roman"/>
          <w:i/>
          <w:rPrChange w:id="0" w:author="eCORRECTOR" w:date="2020-10-13T19:54:00Z">
            <w:rPr>
              <w:i/>
              <w:rFonts w:ascii="Times New Roman" w:hAnsi="Times New Roman" w:cs="Times New Roman"/>
            </w:rPr>
          </w:rPrChange>
        </w:rPr>
        <w:t>R</w:t>
      </w:r>
      <w:r>
        <w:rPr>
          <w:rFonts w:cs="Times New Roman" w:ascii="Times New Roman" w:hAnsi="Times New Roman"/>
          <w:rPrChange w:id="0" w:author="eCORRECTOR" w:date="2020-10-13T19:54:00Z">
            <w:rPr>
              <w:rFonts w:ascii="Times New Roman" w:hAnsi="Times New Roman" w:cs="Times New Roman"/>
            </w:rPr>
          </w:rPrChange>
        </w:rPr>
        <w:t>-square). Among 272 species of Aculeata, 55 (20.2%) significantly responded to successional transformation</w:t>
      </w:r>
      <w:del w:id="700" w:author="Editor" w:date="2020-10-13T11:34:00Z">
        <w:r>
          <w:rPr>
            <w:rFonts w:cs="Times New Roman" w:ascii="Times New Roman" w:hAnsi="Times New Roman"/>
          </w:rPr>
          <w:delText>s</w:delText>
        </w:r>
      </w:del>
      <w:r>
        <w:rPr>
          <w:rFonts w:cs="Times New Roman" w:ascii="Times New Roman" w:hAnsi="Times New Roman"/>
          <w:rPrChange w:id="0" w:author="eCORRECTOR" w:date="2020-10-13T19:54:00Z">
            <w:rPr>
              <w:rFonts w:ascii="Times New Roman" w:hAnsi="Times New Roman" w:cs="Times New Roman"/>
            </w:rPr>
          </w:rPrChange>
        </w:rPr>
        <w:t xml:space="preserve">. In this group, contributions of herbivores and predators </w:t>
      </w:r>
      <w:del w:id="702" w:author="Editor" w:date="2020-10-13T11:34:00Z">
        <w:r>
          <w:rPr>
            <w:rFonts w:cs="Times New Roman" w:ascii="Times New Roman" w:hAnsi="Times New Roman"/>
          </w:rPr>
          <w:delText xml:space="preserve">are </w:delText>
        </w:r>
      </w:del>
      <w:ins w:id="703" w:author="Editor" w:date="2020-10-13T11:34:00Z">
        <w:r>
          <w:rPr>
            <w:rFonts w:cs="Times New Roman" w:ascii="Times New Roman" w:hAnsi="Times New Roman"/>
          </w:rPr>
          <w:t xml:space="preserve">were </w:t>
        </w:r>
      </w:ins>
      <w:r>
        <w:rPr>
          <w:rFonts w:cs="Times New Roman" w:ascii="Times New Roman" w:hAnsi="Times New Roman"/>
          <w:rPrChange w:id="0" w:author="eCORRECTOR" w:date="2020-10-13T19:54:00Z">
            <w:rPr>
              <w:rFonts w:ascii="Times New Roman" w:hAnsi="Times New Roman" w:cs="Times New Roman"/>
            </w:rPr>
          </w:rPrChange>
        </w:rPr>
        <w:t>similar (</w:t>
      </w:r>
      <w:commentRangeStart w:id="14"/>
      <w:r>
        <w:rPr>
          <w:rFonts w:cs="Times New Roman" w:ascii="Times New Roman" w:hAnsi="Times New Roman"/>
          <w:rPrChange w:id="0" w:author="eCORRECTOR" w:date="2020-10-13T19:54:00Z">
            <w:rPr>
              <w:rFonts w:ascii="Times New Roman" w:hAnsi="Times New Roman" w:cs="Times New Roman"/>
            </w:rPr>
          </w:rPrChange>
        </w:rPr>
        <w:t>38.2</w:t>
      </w:r>
      <w:del w:id="706" w:author="Editor" w:date="2020-10-13T11:34:00Z">
        <w:r>
          <w:rPr>
            <w:rFonts w:cs="Times New Roman" w:ascii="Times New Roman" w:hAnsi="Times New Roman"/>
          </w:rPr>
          <w:delText>%</w:delText>
        </w:r>
      </w:del>
      <w:r>
        <w:rPr>
          <w:rFonts w:cs="Times New Roman" w:ascii="Times New Roman" w:hAnsi="Times New Roman"/>
          <w:rPrChange w:id="0" w:author="eCORRECTOR" w:date="2020-10-13T19:54:00Z">
            <w:rPr>
              <w:rFonts w:ascii="Times New Roman" w:hAnsi="Times New Roman" w:cs="Times New Roman"/>
            </w:rPr>
          </w:rPrChange>
        </w:rPr>
        <w:t xml:space="preserve"> and 43.6%, </w:t>
      </w:r>
      <w:r>
        <w:rPr>
          <w:rFonts w:cs="Times New Roman" w:ascii="Times New Roman" w:hAnsi="Times New Roman"/>
        </w:rPr>
      </w:r>
      <w:commentRangeEnd w:id="14"/>
      <w:r>
        <w:commentReference w:id="14"/>
      </w:r>
      <w:r>
        <w:rPr>
          <w:rFonts w:cs="Times New Roman" w:ascii="Times New Roman" w:hAnsi="Times New Roman"/>
          <w:rPrChange w:id="0" w:author="eCORRECTOR" w:date="2020-10-13T19:54:00Z">
            <w:rPr>
              <w:rFonts w:ascii="Times New Roman" w:hAnsi="Times New Roman" w:cs="Times New Roman"/>
            </w:rPr>
          </w:rPrChange>
        </w:rPr>
        <w:t xml:space="preserve">respectively), while kleptoparasites accounted for 18.2%. The species that most strongly reacted to successional transformations are listed in Supplementary Table A4 and </w:t>
      </w:r>
      <w:commentRangeStart w:id="15"/>
      <w:r>
        <w:rPr>
          <w:rFonts w:cs="Times New Roman" w:ascii="Times New Roman" w:hAnsi="Times New Roman"/>
          <w:rPrChange w:id="0" w:author="eCORRECTOR" w:date="2020-10-13T19:54:00Z">
            <w:rPr>
              <w:rFonts w:ascii="Times New Roman" w:hAnsi="Times New Roman" w:cs="Times New Roman"/>
            </w:rPr>
          </w:rPrChange>
        </w:rPr>
        <w:t>Fig</w:t>
      </w:r>
      <w:ins w:id="710" w:author="Editor" w:date="2020-10-13T11:35:00Z">
        <w:r>
          <w:rPr>
            <w:rFonts w:cs="Times New Roman" w:ascii="Times New Roman" w:hAnsi="Times New Roman"/>
          </w:rPr>
          <w:t>ure</w:t>
        </w:r>
      </w:ins>
      <w:del w:id="711" w:author="Editor" w:date="2020-10-13T11:35:00Z">
        <w:r>
          <w:rPr>
            <w:rFonts w:cs="Times New Roman" w:ascii="Times New Roman" w:hAnsi="Times New Roman"/>
          </w:rPr>
          <w:delText>.</w:delText>
        </w:r>
      </w:del>
      <w:r>
        <w:rPr>
          <w:rFonts w:cs="Times New Roman" w:ascii="Times New Roman" w:hAnsi="Times New Roman"/>
          <w:rPrChange w:id="0" w:author="eCORRECTOR" w:date="2020-10-13T19:54:00Z">
            <w:rPr>
              <w:rFonts w:ascii="Times New Roman" w:hAnsi="Times New Roman" w:cs="Times New Roman"/>
            </w:rPr>
          </w:rPrChange>
        </w:rPr>
        <w:t xml:space="preserve"> 4</w:t>
      </w:r>
      <w:r>
        <w:rPr>
          <w:rFonts w:cs="Times New Roman" w:ascii="Times New Roman" w:hAnsi="Times New Roman"/>
        </w:rPr>
      </w:r>
      <w:commentRangeEnd w:id="15"/>
      <w:r>
        <w:commentReference w:id="15"/>
      </w:r>
      <w:r>
        <w:rPr>
          <w:rFonts w:cs="Times New Roman" w:ascii="Times New Roman" w:hAnsi="Times New Roman"/>
          <w:rPrChange w:id="0" w:author="eCORRECTOR" w:date="2020-10-13T19:54:00Z">
            <w:rPr>
              <w:rFonts w:ascii="Times New Roman" w:hAnsi="Times New Roman" w:cs="Times New Roman"/>
            </w:rPr>
          </w:rPrChange>
        </w:rPr>
        <w:t xml:space="preserve">. The analysis of 272 species, </w:t>
      </w:r>
      <w:del w:id="714" w:author="Editor" w:date="2020-10-13T11:36:00Z">
        <w:r>
          <w:rPr>
            <w:rFonts w:cs="Times New Roman" w:ascii="Times New Roman" w:hAnsi="Times New Roman"/>
          </w:rPr>
          <w:delText xml:space="preserve">summarised </w:delText>
        </w:r>
      </w:del>
      <w:ins w:id="715" w:author="Editor" w:date="2020-10-13T11:36:00Z">
        <w:r>
          <w:rPr>
            <w:rFonts w:cs="Times New Roman" w:ascii="Times New Roman" w:hAnsi="Times New Roman"/>
          </w:rPr>
          <w:t xml:space="preserve">summarized </w:t>
        </w:r>
      </w:ins>
      <w:r>
        <w:rPr>
          <w:rFonts w:cs="Times New Roman" w:ascii="Times New Roman" w:hAnsi="Times New Roman"/>
          <w:rPrChange w:id="0" w:author="eCORRECTOR" w:date="2020-10-13T19:54:00Z">
            <w:rPr>
              <w:rFonts w:ascii="Times New Roman" w:hAnsi="Times New Roman" w:cs="Times New Roman"/>
            </w:rPr>
          </w:rPrChange>
        </w:rPr>
        <w:t>in a 3</w:t>
      </w:r>
      <w:ins w:id="717" w:author="Editor" w:date="2020-10-13T11:36:00Z">
        <w:r>
          <w:rPr>
            <w:rFonts w:cs="Times New Roman" w:ascii="Times New Roman" w:hAnsi="Times New Roman"/>
          </w:rPr>
          <w:t xml:space="preserve"> </w:t>
        </w:r>
      </w:ins>
      <w:r>
        <w:rPr>
          <w:rFonts w:cs="Times New Roman" w:ascii="Times New Roman" w:hAnsi="Times New Roman"/>
          <w:rPrChange w:id="0" w:author="eCORRECTOR" w:date="2020-10-13T19:54:00Z">
            <w:rPr>
              <w:rFonts w:ascii="Times New Roman" w:hAnsi="Times New Roman" w:cs="Times New Roman"/>
            </w:rPr>
          </w:rPrChange>
        </w:rPr>
        <w:t>x</w:t>
      </w:r>
      <w:ins w:id="719" w:author="Editor" w:date="2020-10-13T11:36:00Z">
        <w:r>
          <w:rPr>
            <w:rFonts w:cs="Times New Roman" w:ascii="Times New Roman" w:hAnsi="Times New Roman"/>
          </w:rPr>
          <w:t xml:space="preserve"> </w:t>
        </w:r>
      </w:ins>
      <w:r>
        <w:rPr>
          <w:rFonts w:cs="Times New Roman" w:ascii="Times New Roman" w:hAnsi="Times New Roman"/>
          <w:rPrChange w:id="0" w:author="eCORRECTOR" w:date="2020-10-13T19:54:00Z">
            <w:rPr>
              <w:rFonts w:ascii="Times New Roman" w:hAnsi="Times New Roman" w:cs="Times New Roman"/>
            </w:rPr>
          </w:rPrChange>
        </w:rPr>
        <w:t xml:space="preserve">2 contingency table, revealed significant relationships between the Aculeata group and the number of species significantly responding to the RDA model </w:t>
      </w:r>
      <w:bookmarkStart w:id="6" w:name="rstudio_console_output6"/>
      <w:bookmarkEnd w:id="6"/>
      <w:r>
        <w:rPr>
          <w:rFonts w:cs="Times New Roman" w:ascii="Times New Roman" w:hAnsi="Times New Roman"/>
          <w:rPrChange w:id="0" w:author="eCORRECTOR" w:date="2020-10-13T19:54:00Z">
            <w:rPr>
              <w:rFonts w:ascii="Times New Roman" w:hAnsi="Times New Roman" w:cs="Times New Roman"/>
            </w:rPr>
          </w:rPrChange>
        </w:rPr>
        <w:t>(</w:t>
      </w:r>
      <w:r>
        <w:rPr>
          <w:rFonts w:cs="Times New Roman" w:ascii="Times New Roman" w:hAnsi="Times New Roman"/>
          <w:i/>
          <w:rPrChange w:id="0" w:author="eCORRECTOR" w:date="2020-10-13T19:54:00Z">
            <w:rPr>
              <w:i/>
              <w:rFonts w:ascii="Times New Roman" w:hAnsi="Times New Roman" w:cs="Times New Roman"/>
            </w:rPr>
          </w:rPrChange>
        </w:rPr>
        <w:t>G</w:t>
      </w:r>
      <w:r>
        <w:rPr>
          <w:rFonts w:cs="Times New Roman" w:ascii="Times New Roman" w:hAnsi="Times New Roman"/>
          <w:vertAlign w:val="superscript"/>
          <w:rPrChange w:id="0" w:author="eCORRECTOR" w:date="2020-10-13T19:54:00Z">
            <w:rPr>
              <w:vertAlign w:val="superscript"/>
              <w:rFonts w:ascii="Times New Roman" w:hAnsi="Times New Roman" w:cs="Times New Roman"/>
            </w:rPr>
          </w:rPrChange>
        </w:rPr>
        <w:t xml:space="preserve">2 </w:t>
      </w:r>
      <w:r>
        <w:rPr>
          <w:rFonts w:cs="Times New Roman" w:ascii="Times New Roman" w:hAnsi="Times New Roman"/>
          <w:rPrChange w:id="0" w:author="eCORRECTOR" w:date="2020-10-13T19:54:00Z">
            <w:rPr>
              <w:rFonts w:ascii="Times New Roman" w:hAnsi="Times New Roman" w:cs="Times New Roman"/>
            </w:rPr>
          </w:rPrChange>
        </w:rPr>
        <w:t xml:space="preserve">= 11.223, df = 2, </w:t>
      </w:r>
      <w:r>
        <w:rPr>
          <w:rFonts w:cs="Times New Roman" w:ascii="Times New Roman" w:hAnsi="Times New Roman"/>
          <w:i/>
          <w:iCs/>
          <w:rPrChange w:id="0" w:author="eCORRECTOR" w:date="2020-10-13T19:54:00Z">
            <w:rPr>
              <w:i/>
              <w:iCs/>
              <w:rFonts w:ascii="Times New Roman" w:hAnsi="Times New Roman" w:cs="Times New Roman"/>
            </w:rPr>
          </w:rPrChange>
        </w:rPr>
        <w:t>p</w:t>
      </w:r>
      <w:r>
        <w:rPr>
          <w:rFonts w:cs="Times New Roman" w:ascii="Times New Roman" w:hAnsi="Times New Roman"/>
          <w:rPrChange w:id="0" w:author="eCORRECTOR" w:date="2020-10-13T19:54:00Z">
            <w:rPr>
              <w:rFonts w:ascii="Times New Roman" w:hAnsi="Times New Roman" w:cs="Times New Roman"/>
            </w:rPr>
          </w:rPrChange>
        </w:rPr>
        <w:t xml:space="preserve"> = 0.004). Herbivores and kleptoparasites had similar</w:t>
      </w:r>
      <w:del w:id="727" w:author="Editor" w:date="2020-10-13T11:36:00Z">
        <w:r>
          <w:rPr>
            <w:rFonts w:cs="Times New Roman" w:ascii="Times New Roman" w:hAnsi="Times New Roman"/>
          </w:rPr>
          <w:delText>,</w:delText>
        </w:r>
      </w:del>
      <w:r>
        <w:rPr>
          <w:rFonts w:cs="Times New Roman" w:ascii="Times New Roman" w:hAnsi="Times New Roman"/>
          <w:rPrChange w:id="0" w:author="eCORRECTOR" w:date="2020-10-13T19:54:00Z">
            <w:rPr>
              <w:rFonts w:ascii="Times New Roman" w:hAnsi="Times New Roman" w:cs="Times New Roman"/>
            </w:rPr>
          </w:rPrChange>
        </w:rPr>
        <w:t xml:space="preserve"> </w:t>
      </w:r>
      <w:del w:id="729" w:author="Editor" w:date="2020-10-13T11:36:00Z">
        <w:r>
          <w:rPr>
            <w:rFonts w:cs="Times New Roman" w:ascii="Times New Roman" w:hAnsi="Times New Roman"/>
          </w:rPr>
          <w:delText xml:space="preserve">low </w:delText>
        </w:r>
      </w:del>
      <w:ins w:id="730" w:author="Editor" w:date="2020-10-13T11:36:00Z">
        <w:r>
          <w:rPr>
            <w:rFonts w:cs="Times New Roman" w:ascii="Times New Roman" w:hAnsi="Times New Roman"/>
          </w:rPr>
          <w:t>low-</w:t>
        </w:r>
      </w:ins>
      <w:r>
        <w:rPr>
          <w:rFonts w:cs="Times New Roman" w:ascii="Times New Roman" w:hAnsi="Times New Roman"/>
          <w:rPrChange w:id="0" w:author="eCORRECTOR" w:date="2020-10-13T19:54:00Z">
            <w:rPr>
              <w:rFonts w:ascii="Times New Roman" w:hAnsi="Times New Roman" w:cs="Times New Roman"/>
            </w:rPr>
          </w:rPrChange>
        </w:rPr>
        <w:t>percentage contributions of species significantly reacting to the successional stages (15</w:t>
      </w:r>
      <w:del w:id="732" w:author="Editor" w:date="2020-10-13T11:37:00Z">
        <w:r>
          <w:rPr>
            <w:rFonts w:cs="Times New Roman" w:ascii="Times New Roman" w:hAnsi="Times New Roman"/>
          </w:rPr>
          <w:delText>%</w:delText>
        </w:r>
      </w:del>
      <w:r>
        <w:rPr>
          <w:rFonts w:cs="Times New Roman" w:ascii="Times New Roman" w:hAnsi="Times New Roman"/>
          <w:rPrChange w:id="0" w:author="eCORRECTOR" w:date="2020-10-13T19:54:00Z">
            <w:rPr>
              <w:rFonts w:ascii="Times New Roman" w:hAnsi="Times New Roman" w:cs="Times New Roman"/>
            </w:rPr>
          </w:rPrChange>
        </w:rPr>
        <w:t xml:space="preserve"> and ~16%</w:t>
      </w:r>
      <w:ins w:id="734" w:author="Editor" w:date="2020-10-13T11:37:00Z">
        <w:r>
          <w:rPr>
            <w:rFonts w:cs="Times New Roman" w:ascii="Times New Roman" w:hAnsi="Times New Roman"/>
          </w:rPr>
          <w:t>,</w:t>
        </w:r>
      </w:ins>
      <w:r>
        <w:rPr>
          <w:rFonts w:cs="Times New Roman" w:ascii="Times New Roman" w:hAnsi="Times New Roman"/>
          <w:rPrChange w:id="0" w:author="eCORRECTOR" w:date="2020-10-13T19:54:00Z">
            <w:rPr>
              <w:rFonts w:ascii="Times New Roman" w:hAnsi="Times New Roman" w:cs="Times New Roman"/>
            </w:rPr>
          </w:rPrChange>
        </w:rPr>
        <w:t xml:space="preserve"> respectively,</w:t>
      </w:r>
      <w:ins w:id="736" w:author="Editor" w:date="2020-10-13T11:37:00Z">
        <w:r>
          <w:rPr>
            <w:rFonts w:cs="Times New Roman" w:ascii="Times New Roman" w:hAnsi="Times New Roman"/>
          </w:rPr>
          <w:t xml:space="preserve"> </w:t>
        </w:r>
      </w:ins>
      <w:r>
        <w:rPr>
          <w:rFonts w:cs="Times New Roman" w:ascii="Times New Roman" w:hAnsi="Times New Roman"/>
          <w:i/>
          <w:rPrChange w:id="0" w:author="eCORRECTOR" w:date="2020-10-13T19:54:00Z">
            <w:rPr>
              <w:i/>
              <w:rFonts w:ascii="Times New Roman" w:hAnsi="Times New Roman" w:cs="Times New Roman"/>
            </w:rPr>
          </w:rPrChange>
        </w:rPr>
        <w:t>G</w:t>
      </w:r>
      <w:r>
        <w:rPr>
          <w:rFonts w:cs="Times New Roman" w:ascii="Times New Roman" w:hAnsi="Times New Roman"/>
          <w:vertAlign w:val="superscript"/>
          <w:rPrChange w:id="0" w:author="eCORRECTOR" w:date="2020-10-13T19:54:00Z">
            <w:rPr>
              <w:vertAlign w:val="superscript"/>
              <w:rFonts w:ascii="Times New Roman" w:hAnsi="Times New Roman" w:cs="Times New Roman"/>
            </w:rPr>
          </w:rPrChange>
        </w:rPr>
        <w:t>2</w:t>
      </w:r>
      <w:r>
        <w:rPr>
          <w:rFonts w:cs="Times New Roman" w:ascii="Times New Roman" w:hAnsi="Times New Roman"/>
          <w:rPrChange w:id="0" w:author="eCORRECTOR" w:date="2020-10-13T19:54:00Z">
            <w:rPr>
              <w:rFonts w:ascii="Times New Roman" w:hAnsi="Times New Roman" w:cs="Times New Roman"/>
            </w:rPr>
          </w:rPrChange>
        </w:rPr>
        <w:t xml:space="preserve"> =</w:t>
      </w:r>
      <w:bookmarkStart w:id="7" w:name="rstudio_console_output7"/>
      <w:bookmarkEnd w:id="7"/>
      <w:r>
        <w:rPr>
          <w:rFonts w:cs="Times New Roman" w:ascii="Times New Roman" w:hAnsi="Times New Roman"/>
          <w:rPrChange w:id="0" w:author="eCORRECTOR" w:date="2020-10-13T19:54:00Z">
            <w:rPr>
              <w:rFonts w:ascii="Times New Roman" w:hAnsi="Times New Roman" w:cs="Times New Roman"/>
            </w:rPr>
          </w:rPrChange>
        </w:rPr>
        <w:t xml:space="preserve"> 0.025, df = 1, </w:t>
      </w:r>
      <w:r>
        <w:rPr>
          <w:rFonts w:cs="Times New Roman" w:ascii="Times New Roman" w:hAnsi="Times New Roman"/>
          <w:i/>
          <w:iCs/>
          <w:rPrChange w:id="0" w:author="eCORRECTOR" w:date="2020-10-13T19:54:00Z">
            <w:rPr>
              <w:i/>
              <w:iCs/>
              <w:rFonts w:ascii="Times New Roman" w:hAnsi="Times New Roman" w:cs="Times New Roman"/>
            </w:rPr>
          </w:rPrChange>
        </w:rPr>
        <w:t>p</w:t>
      </w:r>
      <w:r>
        <w:rPr>
          <w:rFonts w:cs="Times New Roman" w:ascii="Times New Roman" w:hAnsi="Times New Roman"/>
          <w:rPrChange w:id="0" w:author="eCORRECTOR" w:date="2020-10-13T19:54:00Z">
            <w:rPr>
              <w:rFonts w:ascii="Times New Roman" w:hAnsi="Times New Roman" w:cs="Times New Roman"/>
            </w:rPr>
          </w:rPrChange>
        </w:rPr>
        <w:t xml:space="preserve"> = 0.873). Predatory species had a significantly higher (nearly 35%) percentage of species that significantly reacted to successional stages (</w:t>
      </w:r>
      <w:r>
        <w:rPr>
          <w:rFonts w:cs="Times New Roman" w:ascii="Times New Roman" w:hAnsi="Times New Roman"/>
          <w:i/>
          <w:rPrChange w:id="0" w:author="eCORRECTOR" w:date="2020-10-13T19:54:00Z">
            <w:rPr>
              <w:i/>
              <w:rFonts w:ascii="Times New Roman" w:hAnsi="Times New Roman" w:cs="Times New Roman"/>
            </w:rPr>
          </w:rPrChange>
        </w:rPr>
        <w:t>G</w:t>
      </w:r>
      <w:r>
        <w:rPr>
          <w:rFonts w:cs="Times New Roman" w:ascii="Times New Roman" w:hAnsi="Times New Roman"/>
          <w:vertAlign w:val="superscript"/>
          <w:rPrChange w:id="0" w:author="eCORRECTOR" w:date="2020-10-13T19:54:00Z">
            <w:rPr>
              <w:vertAlign w:val="superscript"/>
              <w:rFonts w:ascii="Times New Roman" w:hAnsi="Times New Roman" w:cs="Times New Roman"/>
            </w:rPr>
          </w:rPrChange>
        </w:rPr>
        <w:t>2</w:t>
      </w:r>
      <w:r>
        <w:rPr>
          <w:rFonts w:cs="Times New Roman" w:ascii="Times New Roman" w:hAnsi="Times New Roman"/>
          <w:rPrChange w:id="0" w:author="eCORRECTOR" w:date="2020-10-13T19:54:00Z">
            <w:rPr>
              <w:rFonts w:ascii="Times New Roman" w:hAnsi="Times New Roman" w:cs="Times New Roman"/>
            </w:rPr>
          </w:rPrChange>
        </w:rPr>
        <w:t xml:space="preserve"> =</w:t>
      </w:r>
      <w:bookmarkStart w:id="8" w:name="rstudio_console_output8"/>
      <w:bookmarkEnd w:id="8"/>
      <w:r>
        <w:rPr>
          <w:rFonts w:cs="Times New Roman" w:ascii="Times New Roman" w:hAnsi="Times New Roman"/>
          <w:rPrChange w:id="0" w:author="eCORRECTOR" w:date="2020-10-13T19:54:00Z">
            <w:rPr>
              <w:rFonts w:ascii="Times New Roman" w:hAnsi="Times New Roman" w:cs="Times New Roman"/>
            </w:rPr>
          </w:rPrChange>
        </w:rPr>
        <w:t xml:space="preserve"> 11.197, df = 1, </w:t>
      </w:r>
      <w:r>
        <w:rPr>
          <w:rFonts w:cs="Times New Roman" w:ascii="Times New Roman" w:hAnsi="Times New Roman"/>
          <w:i/>
          <w:iCs/>
          <w:rPrChange w:id="0" w:author="eCORRECTOR" w:date="2020-10-13T19:54:00Z">
            <w:rPr>
              <w:i/>
              <w:iCs/>
              <w:rFonts w:ascii="Times New Roman" w:hAnsi="Times New Roman" w:cs="Times New Roman"/>
            </w:rPr>
          </w:rPrChange>
        </w:rPr>
        <w:t xml:space="preserve">p </w:t>
      </w:r>
      <w:r>
        <w:rPr>
          <w:rFonts w:cs="Times New Roman" w:ascii="Times New Roman" w:hAnsi="Times New Roman"/>
          <w:rPrChange w:id="0" w:author="eCORRECTOR" w:date="2020-10-13T19:54:00Z">
            <w:rPr>
              <w:rFonts w:ascii="Times New Roman" w:hAnsi="Times New Roman" w:cs="Times New Roman"/>
            </w:rPr>
          </w:rPrChange>
        </w:rPr>
        <w:t>&lt; 0.001).</w:t>
      </w:r>
    </w:p>
    <w:p>
      <w:pPr>
        <w:pStyle w:val="Textbody1"/>
        <w:spacing w:lineRule="auto" w:line="480" w:before="29" w:after="29"/>
        <w:jc w:val="center"/>
        <w:rPr>
          <w:rStyle w:val="Strong"/>
          <w:rFonts w:ascii="Times New Roman" w:hAnsi="Times New Roman" w:cs="Times New Roman"/>
        </w:rPr>
      </w:pPr>
      <w:r>
        <w:rPr/>
        <w:drawing>
          <wp:inline distT="0" distB="0" distL="0" distR="0">
            <wp:extent cx="5972810" cy="2467610"/>
            <wp:effectExtent l="0" t="0" r="0" b="0"/>
            <wp:docPr id="4"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2" descr=""/>
                    <pic:cNvPicPr>
                      <a:picLocks noChangeAspect="1" noChangeArrowheads="1"/>
                    </pic:cNvPicPr>
                  </pic:nvPicPr>
                  <pic:blipFill>
                    <a:blip r:embed="rId6"/>
                    <a:stretch>
                      <a:fillRect/>
                    </a:stretch>
                  </pic:blipFill>
                  <pic:spPr bwMode="auto">
                    <a:xfrm>
                      <a:off x="0" y="0"/>
                      <a:ext cx="5972810" cy="2467610"/>
                    </a:xfrm>
                    <a:prstGeom prst="rect">
                      <a:avLst/>
                    </a:prstGeom>
                  </pic:spPr>
                </pic:pic>
              </a:graphicData>
            </a:graphic>
          </wp:inline>
        </w:drawing>
      </w:r>
    </w:p>
    <w:p>
      <w:pPr>
        <w:pStyle w:val="Textbody1"/>
        <w:spacing w:lineRule="auto" w:line="480" w:before="120" w:after="360"/>
        <w:jc w:val="both"/>
        <w:rPr>
          <w:rFonts w:ascii="Times New Roman" w:hAnsi="Times New Roman" w:cs="Times New Roman"/>
        </w:rPr>
      </w:pPr>
      <w:r>
        <w:rPr>
          <w:rStyle w:val="Strong"/>
          <w:rFonts w:cs="Times New Roman" w:ascii="Times New Roman" w:hAnsi="Times New Roman"/>
        </w:rPr>
        <w:t xml:space="preserve">Fig. 4. </w:t>
      </w:r>
      <w:r>
        <w:rPr>
          <w:rStyle w:val="Strong"/>
          <w:rFonts w:cs="Times New Roman" w:ascii="Times New Roman" w:hAnsi="Times New Roman"/>
          <w:b w:val="false"/>
          <w:bCs w:val="false"/>
        </w:rPr>
        <w:t xml:space="preserve">Plot of redundancy analysis (RDA) ordination </w:t>
      </w:r>
      <w:del w:id="749" w:author="Editor" w:date="2020-10-13T11:37:00Z">
        <w:r>
          <w:rPr>
            <w:rStyle w:val="Strong"/>
            <w:rFonts w:cs="Times New Roman" w:ascii="Times New Roman" w:hAnsi="Times New Roman"/>
            <w:b w:val="false"/>
            <w:bCs w:val="false"/>
          </w:rPr>
          <w:delText xml:space="preserve">for </w:delText>
        </w:r>
      </w:del>
      <w:ins w:id="750" w:author="Editor" w:date="2020-10-13T11:37:00Z">
        <w:r>
          <w:rPr>
            <w:rStyle w:val="Strong"/>
            <w:rFonts w:cs="Times New Roman" w:ascii="Times New Roman" w:hAnsi="Times New Roman"/>
            <w:b w:val="false"/>
            <w:bCs w:val="false"/>
          </w:rPr>
          <w:t xml:space="preserve">with </w:t>
        </w:r>
      </w:ins>
      <w:r>
        <w:rPr>
          <w:rStyle w:val="Strong"/>
          <w:rFonts w:cs="Times New Roman" w:ascii="Times New Roman" w:hAnsi="Times New Roman"/>
          <w:b w:val="false"/>
          <w:bCs w:val="false"/>
        </w:rPr>
        <w:t>stage of succession as a discrete explanatory variable. For better visualization, the points are marked separately for individual trophic groups.</w:t>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3</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4 Changes in ß-diversity in the course of successional transformation</w:t>
      </w:r>
      <w:del w:id="754" w:author="Editor" w:date="2020-10-13T11:37:00Z">
        <w:r>
          <w:rPr>
            <w:rFonts w:cs="Times New Roman" w:ascii="Times New Roman" w:hAnsi="Times New Roman"/>
            <w:i/>
            <w:iCs/>
            <w:sz w:val="24"/>
            <w:szCs w:val="24"/>
            <w:lang w:val="en-US"/>
          </w:rPr>
          <w:delText>s</w:delText>
        </w:r>
      </w:del>
    </w:p>
    <w:p>
      <w:pPr>
        <w:pStyle w:val="Textbody1"/>
        <w:spacing w:lineRule="auto" w:line="480" w:before="0" w:after="240"/>
        <w:ind w:firstLine="720"/>
        <w:jc w:val="both"/>
        <w:rPr/>
      </w:pPr>
      <w:r>
        <w:rPr>
          <w:rFonts w:cs="Times New Roman" w:ascii="Times New Roman" w:hAnsi="Times New Roman"/>
          <w:rPrChange w:id="0" w:author="eCORRECTOR" w:date="2020-10-13T19:54:00Z">
            <w:rPr>
              <w:rFonts w:ascii="Times New Roman" w:hAnsi="Times New Roman" w:cs="Times New Roman"/>
            </w:rPr>
          </w:rPrChange>
        </w:rPr>
        <w:t xml:space="preserve">Species turnover rate (the balanced component of </w:t>
      </w:r>
      <w:r>
        <w:rPr>
          <w:rFonts w:cs="Times New Roman" w:ascii="Times New Roman" w:hAnsi="Times New Roman"/>
          <w:iCs/>
          <w:rPrChange w:id="0" w:author="eCORRECTOR" w:date="2020-10-13T19:54:00Z">
            <w:rPr>
              <w:iCs/>
              <w:rFonts w:ascii="Times New Roman" w:hAnsi="Times New Roman" w:cs="Times New Roman"/>
            </w:rPr>
          </w:rPrChange>
        </w:rPr>
        <w:t>ß-diversity</w:t>
      </w:r>
      <w:r>
        <w:rPr>
          <w:rFonts w:cs="Times New Roman" w:ascii="Times New Roman" w:hAnsi="Times New Roman"/>
          <w:rPrChange w:id="0" w:author="eCORRECTOR" w:date="2020-10-13T19:54:00Z">
            <w:rPr>
              <w:rFonts w:ascii="Times New Roman" w:hAnsi="Times New Roman" w:cs="Times New Roman"/>
            </w:rPr>
          </w:rPrChange>
        </w:rPr>
        <w:t>) for herbivorous aculeates was stable (lack of significant differences between stages I and II and between II and III), but differed for predators and kleptoparasites. For predators, species turnover rate increased, whereas for kleptoparasites</w:t>
      </w:r>
      <w:ins w:id="758" w:author="Editor" w:date="2020-10-13T11:37:00Z">
        <w:r>
          <w:rPr>
            <w:rFonts w:cs="Times New Roman" w:ascii="Times New Roman" w:hAnsi="Times New Roman"/>
          </w:rPr>
          <w:t>,</w:t>
        </w:r>
      </w:ins>
      <w:r>
        <w:rPr>
          <w:rFonts w:cs="Times New Roman" w:ascii="Times New Roman" w:hAnsi="Times New Roman"/>
          <w:rPrChange w:id="0" w:author="eCORRECTOR" w:date="2020-10-13T19:54:00Z">
            <w:rPr>
              <w:rFonts w:ascii="Times New Roman" w:hAnsi="Times New Roman" w:cs="Times New Roman"/>
            </w:rPr>
          </w:rPrChange>
        </w:rPr>
        <w:t xml:space="preserve"> it decreased (Table</w:t>
      </w:r>
      <w:ins w:id="760" w:author="Editor" w:date="2020-10-13T11:38:00Z">
        <w:r>
          <w:rPr>
            <w:rFonts w:cs="Times New Roman" w:ascii="Times New Roman" w:hAnsi="Times New Roman"/>
          </w:rPr>
          <w:t>s</w:t>
        </w:r>
      </w:ins>
      <w:r>
        <w:rPr>
          <w:rFonts w:cs="Times New Roman" w:ascii="Times New Roman" w:hAnsi="Times New Roman"/>
          <w:rPrChange w:id="0" w:author="eCORRECTOR" w:date="2020-10-13T19:54:00Z">
            <w:rPr>
              <w:rFonts w:ascii="Times New Roman" w:hAnsi="Times New Roman" w:cs="Times New Roman"/>
            </w:rPr>
          </w:rPrChange>
        </w:rPr>
        <w:t xml:space="preserve"> 2</w:t>
      </w:r>
      <w:ins w:id="762" w:author="Editor" w:date="2020-10-13T11:38:00Z">
        <w:r>
          <w:rPr>
            <w:rFonts w:cs="Times New Roman" w:ascii="Times New Roman" w:hAnsi="Times New Roman"/>
          </w:rPr>
          <w:t xml:space="preserve"> and A5</w:t>
        </w:r>
      </w:ins>
      <w:r>
        <w:rPr>
          <w:rFonts w:cs="Times New Roman" w:ascii="Times New Roman" w:hAnsi="Times New Roman"/>
          <w:bCs/>
          <w:rPrChange w:id="0" w:author="eCORRECTOR" w:date="2020-10-13T19:54:00Z">
            <w:rPr>
              <w:bCs/>
              <w:rFonts w:ascii="Times New Roman" w:hAnsi="Times New Roman" w:cs="Times New Roman"/>
            </w:rPr>
          </w:rPrChange>
        </w:rPr>
        <w:t xml:space="preserve">, </w:t>
      </w:r>
      <w:r>
        <w:rPr>
          <w:rFonts w:cs="Times New Roman" w:ascii="Times New Roman" w:hAnsi="Times New Roman"/>
          <w:rPrChange w:id="0" w:author="eCORRECTOR" w:date="2020-10-13T19:54:00Z">
            <w:rPr>
              <w:rFonts w:ascii="Times New Roman" w:hAnsi="Times New Roman" w:cs="Times New Roman"/>
            </w:rPr>
          </w:rPrChange>
        </w:rPr>
        <w:t>Fig. 5</w:t>
      </w:r>
      <w:del w:id="765" w:author="Editor" w:date="2020-10-13T11:38:00Z">
        <w:r>
          <w:rPr>
            <w:rFonts w:cs="Times New Roman" w:ascii="Times New Roman" w:hAnsi="Times New Roman"/>
          </w:rPr>
          <w:delText>, Table A5</w:delText>
        </w:r>
      </w:del>
      <w:r>
        <w:rPr>
          <w:rFonts w:cs="Times New Roman" w:ascii="Times New Roman" w:hAnsi="Times New Roman"/>
          <w:rPrChange w:id="0" w:author="eCORRECTOR" w:date="2020-10-13T19:54:00Z">
            <w:rPr>
              <w:rFonts w:ascii="Times New Roman" w:hAnsi="Times New Roman" w:cs="Times New Roman"/>
            </w:rPr>
          </w:rPrChange>
        </w:rPr>
        <w:t xml:space="preserve">). In contrast, changes in dominance structure (gradient component) were small and similar for all </w:t>
      </w:r>
      <w:del w:id="767" w:author="Editor" w:date="2020-10-13T11:38:00Z">
        <w:r>
          <w:rPr>
            <w:rFonts w:cs="Times New Roman" w:ascii="Times New Roman" w:hAnsi="Times New Roman"/>
          </w:rPr>
          <w:delText xml:space="preserve">the </w:delText>
        </w:r>
      </w:del>
      <w:r>
        <w:rPr>
          <w:rFonts w:cs="Times New Roman" w:ascii="Times New Roman" w:hAnsi="Times New Roman"/>
          <w:rPrChange w:id="0" w:author="eCORRECTOR" w:date="2020-10-13T19:54:00Z">
            <w:rPr>
              <w:rFonts w:ascii="Times New Roman" w:hAnsi="Times New Roman" w:cs="Times New Roman"/>
            </w:rPr>
          </w:rPrChange>
        </w:rPr>
        <w:t>three groups of Aculeata (Fig. A3).</w:t>
      </w:r>
    </w:p>
    <w:p>
      <w:pPr>
        <w:pStyle w:val="Textbody1"/>
        <w:spacing w:lineRule="auto" w:line="480" w:before="29" w:after="29"/>
        <w:jc w:val="both"/>
        <w:rPr>
          <w:rFonts w:ascii="Times New Roman" w:hAnsi="Times New Roman" w:cs="Times New Roman"/>
        </w:rPr>
      </w:pPr>
      <w:r>
        <w:rPr>
          <w:rFonts w:cs="Times New Roman" w:ascii="Times New Roman" w:hAnsi="Times New Roman"/>
        </w:rPr>
      </w:r>
    </w:p>
    <w:p>
      <w:pPr>
        <w:pStyle w:val="Textbody1"/>
        <w:spacing w:lineRule="auto" w:line="480" w:before="29" w:after="29"/>
        <w:jc w:val="both"/>
        <w:rPr>
          <w:rFonts w:ascii="Times New Roman" w:hAnsi="Times New Roman" w:cs="Times New Roman"/>
        </w:rPr>
      </w:pPr>
      <w:r>
        <w:rPr>
          <w:rFonts w:cs="Times New Roman" w:ascii="Times New Roman" w:hAnsi="Times New Roman"/>
        </w:rPr>
      </w:r>
    </w:p>
    <w:p>
      <w:pPr>
        <w:pStyle w:val="Textbody1"/>
        <w:spacing w:lineRule="auto" w:line="480" w:before="29" w:after="29"/>
        <w:jc w:val="both"/>
        <w:rPr>
          <w:rFonts w:ascii="Times New Roman" w:hAnsi="Times New Roman" w:cs="Times New Roman"/>
        </w:rPr>
      </w:pPr>
      <w:r>
        <w:rPr>
          <w:rFonts w:cs="Times New Roman" w:ascii="Times New Roman" w:hAnsi="Times New Roman"/>
        </w:rPr>
      </w:r>
    </w:p>
    <w:p>
      <w:pPr>
        <w:pStyle w:val="Textbody1"/>
        <w:keepNext w:val="true"/>
        <w:spacing w:lineRule="auto" w:line="480" w:before="0" w:after="240"/>
        <w:jc w:val="both"/>
        <w:rPr/>
      </w:pPr>
      <w:r>
        <w:rPr>
          <w:rFonts w:cs="Times New Roman" w:ascii="Times New Roman" w:hAnsi="Times New Roman"/>
          <w:b/>
          <w:bCs/>
          <w:rPrChange w:id="0" w:author="eCORRECTOR" w:date="2020-10-13T19:54:00Z">
            <w:rPr>
              <w:b/>
              <w:bCs/>
              <w:rFonts w:ascii="Times New Roman" w:hAnsi="Times New Roman" w:cs="Times New Roman"/>
            </w:rPr>
          </w:rPrChange>
        </w:rPr>
        <w:t>Table 2.</w:t>
      </w:r>
      <w:r>
        <w:rPr>
          <w:rFonts w:cs="Times New Roman" w:ascii="Times New Roman" w:hAnsi="Times New Roman"/>
          <w:rPrChange w:id="0" w:author="eCORRECTOR" w:date="2020-10-13T19:54:00Z">
            <w:rPr>
              <w:rFonts w:ascii="Times New Roman" w:hAnsi="Times New Roman" w:cs="Times New Roman"/>
            </w:rPr>
          </w:rPrChange>
        </w:rPr>
        <w:t xml:space="preserve"> Estimated means and 95% confidence intervals (CIs) for beta generalized linear models (GLMs) of species turnover rates for the </w:t>
      </w:r>
      <w:del w:id="771" w:author="Editor" w:date="2020-10-13T11:38:00Z">
        <w:r>
          <w:rPr>
            <w:rFonts w:cs="Times New Roman" w:ascii="Times New Roman" w:hAnsi="Times New Roman"/>
          </w:rPr>
          <w:delText xml:space="preserve">analysed </w:delText>
        </w:r>
      </w:del>
      <w:ins w:id="772" w:author="Editor" w:date="2020-10-13T11:38:00Z">
        <w:r>
          <w:rPr>
            <w:rFonts w:cs="Times New Roman" w:ascii="Times New Roman" w:hAnsi="Times New Roman"/>
          </w:rPr>
          <w:t xml:space="preserve">analyzed </w:t>
        </w:r>
      </w:ins>
      <w:r>
        <w:rPr>
          <w:rFonts w:cs="Times New Roman" w:ascii="Times New Roman" w:hAnsi="Times New Roman"/>
          <w:rPrChange w:id="0" w:author="eCORRECTOR" w:date="2020-10-13T19:54:00Z">
            <w:rPr>
              <w:rFonts w:ascii="Times New Roman" w:hAnsi="Times New Roman" w:cs="Times New Roman"/>
            </w:rPr>
          </w:rPrChange>
        </w:rPr>
        <w:t xml:space="preserve">successional stages and different trophic groups of Aculeata. </w:t>
      </w:r>
    </w:p>
    <w:tbl>
      <w:tblPr>
        <w:tblW w:w="7914"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122"/>
        <w:gridCol w:w="1419"/>
        <w:gridCol w:w="1416"/>
        <w:gridCol w:w="1475"/>
        <w:gridCol w:w="1503"/>
        <w:gridCol w:w="978"/>
      </w:tblGrid>
      <w:tr>
        <w:trPr>
          <w:trHeight w:val="257" w:hRule="atLeast"/>
        </w:trPr>
        <w:tc>
          <w:tcPr>
            <w:tcW w:w="1122" w:type="dxa"/>
            <w:tcBorders>
              <w:top w:val="single" w:sz="4" w:space="0" w:color="000000"/>
              <w:bottom w:val="single" w:sz="4" w:space="0" w:color="000000"/>
              <w:insideH w:val="single" w:sz="4" w:space="0" w:color="000000"/>
            </w:tcBorders>
            <w:shd w:fill="auto" w:val="clear"/>
            <w:vAlign w:val="center"/>
          </w:tcPr>
          <w:p>
            <w:pPr>
              <w:pStyle w:val="Nagwek51"/>
              <w:rPr>
                <w:rFonts w:ascii="Times New Roman" w:hAnsi="Times New Roman"/>
              </w:rPr>
            </w:pPr>
            <w:r>
              <w:rPr>
                <w:rFonts w:ascii="Times New Roman" w:hAnsi="Times New Roman"/>
                <w:rPrChange w:id="0" w:author="eCORRECTOR" w:date="2020-10-13T19:54:00Z">
                  <w:rPr>
                    <w:rFonts w:ascii="Times New Roman" w:hAnsi="Times New Roman"/>
                  </w:rPr>
                </w:rPrChange>
              </w:rPr>
              <w:t>Component</w:t>
            </w:r>
          </w:p>
        </w:tc>
        <w:tc>
          <w:tcPr>
            <w:tcW w:w="1419"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Group</w:t>
            </w:r>
          </w:p>
        </w:tc>
        <w:tc>
          <w:tcPr>
            <w:tcW w:w="14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Prediction</w:t>
            </w:r>
          </w:p>
        </w:tc>
        <w:tc>
          <w:tcPr>
            <w:tcW w:w="147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Lower 95% CL</w:t>
            </w:r>
          </w:p>
        </w:tc>
        <w:tc>
          <w:tcPr>
            <w:tcW w:w="150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Upper 95% CL</w:t>
            </w:r>
          </w:p>
        </w:tc>
        <w:tc>
          <w:tcPr>
            <w:tcW w:w="97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Stages</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Balanced</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141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0.576</w:t>
            </w:r>
          </w:p>
        </w:tc>
        <w:tc>
          <w:tcPr>
            <w:tcW w:w="1475"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0.502</w:t>
            </w:r>
          </w:p>
        </w:tc>
        <w:tc>
          <w:tcPr>
            <w:tcW w:w="150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0.647</w:t>
            </w:r>
          </w:p>
        </w:tc>
        <w:tc>
          <w:tcPr>
            <w:tcW w:w="97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 vs</w:t>
            </w:r>
            <w:ins w:id="786" w:author="Editor" w:date="2020-10-13T11:38: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419" w:type="dxa"/>
            <w:vMerge w:val="continue"/>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0.544</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0.470</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0.616</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 vs</w:t>
            </w:r>
            <w:ins w:id="792" w:author="Editor" w:date="2020-10-13T11:38: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419" w:type="dxa"/>
            <w:vMerge w:val="restart"/>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Kleptoparasites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0.719</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0.655</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0.776</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 vs</w:t>
            </w:r>
            <w:ins w:id="799"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0.620</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0.548</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0.687</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 vs</w:t>
            </w:r>
            <w:ins w:id="805"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0.619</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0.547</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0.687</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 vs</w:t>
            </w:r>
            <w:ins w:id="812"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0.677</w:t>
            </w:r>
          </w:p>
        </w:tc>
        <w:tc>
          <w:tcPr>
            <w:tcW w:w="1475"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0.609</w:t>
            </w:r>
          </w:p>
        </w:tc>
        <w:tc>
          <w:tcPr>
            <w:tcW w:w="150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0.739</w:t>
            </w:r>
          </w:p>
        </w:tc>
        <w:tc>
          <w:tcPr>
            <w:tcW w:w="97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 vs</w:t>
            </w:r>
            <w:ins w:id="818"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III</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Gradient</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141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0.034</w:t>
            </w:r>
          </w:p>
        </w:tc>
        <w:tc>
          <w:tcPr>
            <w:tcW w:w="1475"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0.025</w:t>
            </w:r>
          </w:p>
        </w:tc>
        <w:tc>
          <w:tcPr>
            <w:tcW w:w="150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0.047</w:t>
            </w:r>
          </w:p>
        </w:tc>
        <w:tc>
          <w:tcPr>
            <w:tcW w:w="97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 vs</w:t>
            </w:r>
            <w:ins w:id="826"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0.036</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0.026</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0.050</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 vs</w:t>
            </w:r>
            <w:ins w:id="832"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Kleptoparasites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0.036</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0.026</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0.049</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 vs</w:t>
            </w:r>
            <w:ins w:id="839"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0.035</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0.025</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0.047</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 vs</w:t>
            </w:r>
            <w:ins w:id="845"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0.037</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0.027</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0.051</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 vs</w:t>
            </w:r>
            <w:ins w:id="852"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0.037</w:t>
            </w:r>
          </w:p>
        </w:tc>
        <w:tc>
          <w:tcPr>
            <w:tcW w:w="1475"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0.027</w:t>
            </w:r>
          </w:p>
        </w:tc>
        <w:tc>
          <w:tcPr>
            <w:tcW w:w="150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0.051</w:t>
            </w:r>
          </w:p>
        </w:tc>
        <w:tc>
          <w:tcPr>
            <w:tcW w:w="97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 vs</w:t>
            </w:r>
            <w:ins w:id="858"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III</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Bray-Curtis</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Herbivores</w:t>
            </w:r>
          </w:p>
        </w:tc>
        <w:tc>
          <w:tcPr>
            <w:tcW w:w="141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0.608</w:t>
            </w:r>
          </w:p>
        </w:tc>
        <w:tc>
          <w:tcPr>
            <w:tcW w:w="1475"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0.535</w:t>
            </w:r>
          </w:p>
        </w:tc>
        <w:tc>
          <w:tcPr>
            <w:tcW w:w="150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0.677</w:t>
            </w:r>
          </w:p>
        </w:tc>
        <w:tc>
          <w:tcPr>
            <w:tcW w:w="97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 vs</w:t>
            </w:r>
            <w:ins w:id="866"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0.575</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0.502</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0.646</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 vs</w:t>
            </w:r>
            <w:ins w:id="872"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Kleptoparasites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0.754</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0.694</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0.806</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 vs</w:t>
            </w:r>
            <w:ins w:id="879"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0.658</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0.588</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0.721</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 vs</w:t>
            </w:r>
            <w:ins w:id="885"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Predators</w:t>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0.659</w:t>
            </w:r>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0.589</w:t>
            </w:r>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0.723</w:t>
            </w:r>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 vs</w:t>
            </w:r>
            <w:ins w:id="892"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0.715</w:t>
            </w:r>
          </w:p>
        </w:tc>
        <w:tc>
          <w:tcPr>
            <w:tcW w:w="1475"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0.650</w:t>
            </w:r>
          </w:p>
        </w:tc>
        <w:tc>
          <w:tcPr>
            <w:tcW w:w="150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0.772</w:t>
            </w:r>
          </w:p>
        </w:tc>
        <w:tc>
          <w:tcPr>
            <w:tcW w:w="97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 vs</w:t>
            </w:r>
            <w:ins w:id="898" w:author="Editor" w:date="2020-10-13T11:39:00Z">
              <w:r>
                <w:rPr>
                  <w:rFonts w:cs="Times New Roman" w:ascii="Times New Roman" w:hAnsi="Times New Roman"/>
                  <w:sz w:val="20"/>
                  <w:szCs w:val="20"/>
                  <w:lang w:val="en-US"/>
                </w:rPr>
                <w:t>.</w:t>
              </w:r>
            </w:ins>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 xml:space="preserve"> III</w:t>
            </w:r>
          </w:p>
        </w:tc>
      </w:tr>
    </w:tbl>
    <w:p>
      <w:pPr>
        <w:pStyle w:val="Textbody1"/>
        <w:spacing w:lineRule="auto" w:line="480" w:before="120" w:after="240"/>
        <w:ind w:left="709" w:hanging="0"/>
        <w:rPr>
          <w:rFonts w:ascii="Times New Roman" w:hAnsi="Times New Roman" w:cs="Times New Roman"/>
        </w:rPr>
      </w:pPr>
      <w:r>
        <w:rPr>
          <w:rFonts w:cs="Times New Roman" w:ascii="Times New Roman" w:hAnsi="Times New Roman"/>
          <w:sz w:val="20"/>
          <w:rPrChange w:id="0" w:author="eCORRECTOR" w:date="2020-10-13T19:54:00Z">
            <w:rPr>
              <w:sz w:val="20"/>
              <w:rFonts w:ascii="Times New Roman" w:hAnsi="Times New Roman" w:cs="Times New Roman"/>
            </w:rPr>
          </w:rPrChange>
        </w:rPr>
        <w:t>CL = confidence limit</w:t>
      </w:r>
    </w:p>
    <w:p>
      <w:pPr>
        <w:pStyle w:val="Textbody1"/>
        <w:spacing w:lineRule="auto" w:line="480" w:before="120" w:after="360"/>
        <w:jc w:val="both"/>
        <w:rPr>
          <w:rFonts w:ascii="Times New Roman" w:hAnsi="Times New Roman" w:cs="Times New Roman"/>
        </w:rPr>
      </w:pPr>
      <w:r>
        <w:drawing>
          <wp:anchor behindDoc="0" distT="0" distB="0" distL="0" distR="0" simplePos="0" locked="0" layoutInCell="1" allowOverlap="1" relativeHeight="2">
            <wp:simplePos x="0" y="0"/>
            <wp:positionH relativeFrom="column">
              <wp:posOffset>-234950</wp:posOffset>
            </wp:positionH>
            <wp:positionV relativeFrom="paragraph">
              <wp:posOffset>83185</wp:posOffset>
            </wp:positionV>
            <wp:extent cx="5753100" cy="2492375"/>
            <wp:effectExtent l="0" t="0" r="0" b="0"/>
            <wp:wrapTopAndBottom/>
            <wp:docPr id="5"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
                    <pic:cNvPicPr>
                      <a:picLocks noChangeAspect="1" noChangeArrowheads="1"/>
                    </pic:cNvPicPr>
                  </pic:nvPicPr>
                  <pic:blipFill>
                    <a:blip r:embed="rId7"/>
                    <a:stretch>
                      <a:fillRect/>
                    </a:stretch>
                  </pic:blipFill>
                  <pic:spPr bwMode="auto">
                    <a:xfrm>
                      <a:off x="0" y="0"/>
                      <a:ext cx="5753100" cy="2492375"/>
                    </a:xfrm>
                    <a:prstGeom prst="rect">
                      <a:avLst/>
                    </a:prstGeom>
                  </pic:spPr>
                </pic:pic>
              </a:graphicData>
            </a:graphic>
          </wp:anchor>
        </w:drawing>
      </w:r>
      <w:r>
        <w:rPr>
          <w:rFonts w:cs="Times New Roman" w:ascii="Times New Roman" w:hAnsi="Times New Roman"/>
          <w:b/>
          <w:bCs/>
          <w:rPrChange w:id="0" w:author="eCORRECTOR" w:date="2020-10-13T19:54:00Z">
            <w:rPr>
              <w:b/>
              <w:bCs/>
              <w:rFonts w:ascii="Times New Roman" w:hAnsi="Times New Roman" w:cs="Times New Roman"/>
            </w:rPr>
          </w:rPrChange>
        </w:rPr>
        <w:t>F</w:t>
      </w:r>
      <w:r>
        <w:rPr>
          <w:rFonts w:cs="Times New Roman" w:ascii="Times New Roman" w:hAnsi="Times New Roman"/>
          <w:b/>
          <w:bCs/>
          <w:rPrChange w:id="0" w:author="eCORRECTOR" w:date="2020-10-13T19:54:00Z">
            <w:rPr>
              <w:b/>
              <w:bCs/>
              <w:rFonts w:ascii="Times New Roman" w:hAnsi="Times New Roman" w:cs="Times New Roman"/>
            </w:rPr>
          </w:rPrChange>
        </w:rPr>
        <w:t>ig. 5.</w:t>
      </w:r>
      <w:r>
        <w:rPr>
          <w:rFonts w:cs="Times New Roman" w:ascii="Times New Roman" w:hAnsi="Times New Roman"/>
          <w:rPrChange w:id="0" w:author="eCORRECTOR" w:date="2020-10-13T19:54:00Z">
            <w:rPr>
              <w:rFonts w:ascii="Times New Roman" w:hAnsi="Times New Roman" w:cs="Times New Roman"/>
            </w:rPr>
          </w:rPrChange>
        </w:rPr>
        <w:t xml:space="preserve"> Means and 95% confidence intervals (CIs) for the balanced component of ß-diversity for the three trophic Aculeata groups at two transitional stages: I vs</w:t>
      </w:r>
      <w:ins w:id="905" w:author="Editor" w:date="2020-10-13T11:39:00Z">
        <w:r>
          <w:rPr>
            <w:rFonts w:cs="Times New Roman" w:ascii="Times New Roman" w:hAnsi="Times New Roman"/>
          </w:rPr>
          <w:t>.</w:t>
        </w:r>
      </w:ins>
      <w:r>
        <w:rPr>
          <w:rFonts w:cs="Times New Roman" w:ascii="Times New Roman" w:hAnsi="Times New Roman"/>
          <w:rPrChange w:id="0" w:author="eCORRECTOR" w:date="2020-10-13T19:54:00Z">
            <w:rPr>
              <w:rFonts w:ascii="Times New Roman" w:hAnsi="Times New Roman" w:cs="Times New Roman"/>
            </w:rPr>
          </w:rPrChange>
        </w:rPr>
        <w:t xml:space="preserve"> II and II vs</w:t>
      </w:r>
      <w:ins w:id="907" w:author="Editor" w:date="2020-10-13T11:39:00Z">
        <w:r>
          <w:rPr>
            <w:rFonts w:cs="Times New Roman" w:ascii="Times New Roman" w:hAnsi="Times New Roman"/>
          </w:rPr>
          <w:t>.</w:t>
        </w:r>
      </w:ins>
      <w:r>
        <w:rPr>
          <w:rFonts w:cs="Times New Roman" w:ascii="Times New Roman" w:hAnsi="Times New Roman"/>
          <w:rPrChange w:id="0" w:author="eCORRECTOR" w:date="2020-10-13T19:54:00Z">
            <w:rPr>
              <w:rFonts w:ascii="Times New Roman" w:hAnsi="Times New Roman" w:cs="Times New Roman"/>
            </w:rPr>
          </w:rPrChange>
        </w:rPr>
        <w:t xml:space="preserve"> III. Solid lines indicate statistical significance of the mean differences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Change w:id="0" w:author="eCORRECTOR" w:date="2020-10-13T19:54:00Z">
            <w:rPr>
              <w:rFonts w:ascii="Times New Roman" w:hAnsi="Times New Roman" w:cs="Times New Roman"/>
            </w:rPr>
          </w:rPrChange>
        </w:rPr>
        <w:t>. Points indicate empirical values.</w:t>
      </w:r>
      <w:del w:id="910" w:author="Editor" w:date="2020-10-13T11:39:00Z">
        <w:r>
          <w:rPr>
            <w:rFonts w:cs="Times New Roman" w:ascii="Times New Roman" w:hAnsi="Times New Roman"/>
          </w:rPr>
          <w:delText xml:space="preserve"> </w:delText>
        </w:r>
      </w:del>
    </w:p>
    <w:p>
      <w:pPr>
        <w:pStyle w:val="Normal"/>
        <w:spacing w:lineRule="auto" w:line="480" w:before="36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3</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5</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Species characteristic of individual </w:t>
      </w:r>
      <w:ins w:id="916" w:author="Editor" w:date="2020-10-13T11:40:00Z">
        <w:r>
          <w:rPr>
            <w:rFonts w:cs="Times New Roman" w:ascii="Times New Roman" w:hAnsi="Times New Roman"/>
            <w:i/>
            <w:iCs/>
            <w:sz w:val="24"/>
            <w:szCs w:val="24"/>
            <w:lang w:val="en-US"/>
          </w:rPr>
          <w:t xml:space="preserve">successional </w:t>
        </w:r>
      </w:ins>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stages</w:t>
      </w:r>
      <w:del w:id="918" w:author="Editor" w:date="2020-10-13T11:40:00Z">
        <w:r>
          <w:rPr>
            <w:rFonts w:cs="Times New Roman" w:ascii="Times New Roman" w:hAnsi="Times New Roman"/>
            <w:i/>
            <w:iCs/>
            <w:sz w:val="24"/>
            <w:szCs w:val="24"/>
            <w:lang w:val="en-US"/>
          </w:rPr>
          <w:delText xml:space="preserve"> of succession</w:delText>
        </w:r>
      </w:del>
    </w:p>
    <w:p>
      <w:pPr>
        <w:pStyle w:val="Tekstpodstawowy31"/>
        <w:suppressAutoHyphens w:val="false"/>
        <w:spacing w:lineRule="auto" w:line="480" w:before="0" w:after="240"/>
        <w:ind w:firstLine="720"/>
        <w:rPr>
          <w:rFonts w:ascii="Times New Roman" w:hAnsi="Times New Roman"/>
          <w:lang w:val="en-US"/>
        </w:rPr>
      </w:pPr>
      <w:r>
        <w:rPr>
          <w:rFonts w:ascii="Times New Roman" w:hAnsi="Times New Roman"/>
          <w:lang w:val="en-US"/>
          <w:rPrChange w:id="0" w:author="eCORRECTOR" w:date="2020-10-13T19:54:00Z">
            <w:rPr>
              <w:rFonts w:ascii="Times New Roman" w:hAnsi="Times New Roman"/>
              <w:lang w:val="en-US"/>
            </w:rPr>
          </w:rPrChange>
        </w:rPr>
        <w:t>We identified 41 indicator species, including 15 herbivores, 21 predators, and 5 kleptoparasites (Table 3). Most of</w:t>
      </w:r>
      <w:ins w:id="920" w:author="Editor" w:date="2020-10-13T11:40:00Z">
        <w:r>
          <w:rPr>
            <w:rFonts w:ascii="Times New Roman" w:hAnsi="Times New Roman"/>
            <w:lang w:val="en-US"/>
          </w:rPr>
          <w:t xml:space="preserve"> the</w:t>
        </w:r>
      </w:ins>
      <w:r>
        <w:rPr>
          <w:rFonts w:ascii="Times New Roman" w:hAnsi="Times New Roman"/>
          <w:lang w:val="en-US"/>
          <w:rPrChange w:id="0" w:author="eCORRECTOR" w:date="2020-10-13T19:54:00Z">
            <w:rPr>
              <w:rFonts w:ascii="Times New Roman" w:hAnsi="Times New Roman"/>
              <w:lang w:val="en-US"/>
            </w:rPr>
          </w:rPrChange>
        </w:rPr>
        <w:t xml:space="preserve"> indicator species were characteristic of the middle stage of succession (17 species), compared to 10 in the early stage and 14 in the late stage. In the middle stage, herbivorous species prevailed (58.8%),</w:t>
      </w:r>
      <w:ins w:id="922" w:author="Editor" w:date="2020-10-13T11:40:00Z">
        <w:r>
          <w:rPr>
            <w:rFonts w:ascii="Times New Roman" w:hAnsi="Times New Roman"/>
            <w:lang w:val="en-US"/>
          </w:rPr>
          <w:t xml:space="preserve"> </w:t>
        </w:r>
      </w:ins>
      <w:r>
        <w:rPr>
          <w:rFonts w:ascii="Times New Roman" w:hAnsi="Times New Roman"/>
          <w:lang w:val="en-US"/>
          <w:rPrChange w:id="0" w:author="eCORRECTOR" w:date="2020-10-13T19:54:00Z">
            <w:rPr>
              <w:rFonts w:ascii="Times New Roman" w:hAnsi="Times New Roman"/>
              <w:lang w:val="en-US"/>
            </w:rPr>
          </w:rPrChange>
        </w:rPr>
        <w:t>whereas predators dominated in the early and late stages (80.0</w:t>
      </w:r>
      <w:del w:id="924" w:author="Editor" w:date="2020-10-13T11:40:00Z">
        <w:r>
          <w:rPr>
            <w:rFonts w:ascii="Times New Roman" w:hAnsi="Times New Roman"/>
            <w:lang w:val="en-US"/>
          </w:rPr>
          <w:delText>%</w:delText>
        </w:r>
      </w:del>
      <w:r>
        <w:rPr>
          <w:rFonts w:ascii="Times New Roman" w:hAnsi="Times New Roman"/>
          <w:lang w:val="en-US"/>
          <w:rPrChange w:id="0" w:author="eCORRECTOR" w:date="2020-10-13T19:54:00Z">
            <w:rPr>
              <w:rFonts w:ascii="Times New Roman" w:hAnsi="Times New Roman"/>
              <w:lang w:val="en-US"/>
            </w:rPr>
          </w:rPrChange>
        </w:rPr>
        <w:t xml:space="preserve"> and 71.4%, respectively) (Table 3). We evaluated the original 3</w:t>
      </w:r>
      <w:ins w:id="926" w:author="Editor" w:date="2020-10-13T11:40:00Z">
        <w:r>
          <w:rPr>
            <w:rFonts w:ascii="Times New Roman" w:hAnsi="Times New Roman"/>
            <w:lang w:val="en-US"/>
          </w:rPr>
          <w:t xml:space="preserve"> </w:t>
        </w:r>
      </w:ins>
      <w:r>
        <w:rPr>
          <w:rFonts w:ascii="Times New Roman" w:hAnsi="Times New Roman"/>
          <w:lang w:val="en-US"/>
          <w:rPrChange w:id="0" w:author="eCORRECTOR" w:date="2020-10-13T19:54:00Z">
            <w:rPr>
              <w:rFonts w:ascii="Times New Roman" w:hAnsi="Times New Roman"/>
              <w:lang w:val="en-US"/>
            </w:rPr>
          </w:rPrChange>
        </w:rPr>
        <w:t>x</w:t>
      </w:r>
      <w:ins w:id="928" w:author="Editor" w:date="2020-10-13T11:40:00Z">
        <w:r>
          <w:rPr>
            <w:rFonts w:ascii="Times New Roman" w:hAnsi="Times New Roman"/>
            <w:lang w:val="en-US"/>
          </w:rPr>
          <w:t xml:space="preserve"> </w:t>
        </w:r>
      </w:ins>
      <w:r>
        <w:rPr>
          <w:rFonts w:ascii="Times New Roman" w:hAnsi="Times New Roman"/>
          <w:lang w:val="en-US"/>
          <w:rPrChange w:id="0" w:author="eCORRECTOR" w:date="2020-10-13T19:54:00Z">
            <w:rPr>
              <w:rFonts w:ascii="Times New Roman" w:hAnsi="Times New Roman"/>
              <w:lang w:val="en-US"/>
            </w:rPr>
          </w:rPrChange>
        </w:rPr>
        <w:t xml:space="preserve">3 </w:t>
      </w:r>
      <w:r>
        <w:rPr>
          <w:rStyle w:val="Emphasis"/>
          <w:rFonts w:ascii="Times New Roman" w:hAnsi="Times New Roman"/>
          <w:i w:val="false"/>
          <w:iCs w:val="false"/>
          <w:lang w:val="en-US"/>
        </w:rPr>
        <w:t xml:space="preserve">contingency </w:t>
      </w:r>
      <w:r>
        <w:rPr>
          <w:rFonts w:ascii="Times New Roman" w:hAnsi="Times New Roman"/>
          <w:lang w:val="en-US"/>
          <w:rPrChange w:id="0" w:author="eCORRECTOR" w:date="2020-10-13T19:54:00Z">
            <w:rPr>
              <w:rFonts w:ascii="Times New Roman" w:hAnsi="Times New Roman"/>
              <w:lang w:val="en-US"/>
            </w:rPr>
          </w:rPrChange>
        </w:rPr>
        <w:t>table of 41 indicator species and found significant relations between successional stage and trophic group (</w:t>
      </w:r>
      <w:r>
        <w:rPr>
          <w:rFonts w:ascii="Times New Roman" w:hAnsi="Times New Roman"/>
          <w:i/>
          <w:lang w:val="en-US"/>
          <w:rPrChange w:id="0" w:author="eCORRECTOR" w:date="2020-10-13T19:54:00Z">
            <w:rPr>
              <w:i/>
              <w:rFonts w:ascii="Times New Roman" w:hAnsi="Times New Roman"/>
              <w:lang w:val="en-US"/>
            </w:rPr>
          </w:rPrChange>
        </w:rPr>
        <w:t>G</w:t>
      </w:r>
      <w:r>
        <w:rPr>
          <w:rFonts w:ascii="Times New Roman" w:hAnsi="Times New Roman"/>
          <w:vertAlign w:val="superscript"/>
          <w:lang w:val="en-US"/>
          <w:rPrChange w:id="0" w:author="eCORRECTOR" w:date="2020-10-13T19:54:00Z">
            <w:rPr>
              <w:vertAlign w:val="superscript"/>
              <w:rFonts w:ascii="Times New Roman" w:hAnsi="Times New Roman"/>
              <w:lang w:val="en-US"/>
            </w:rPr>
          </w:rPrChange>
        </w:rPr>
        <w:t xml:space="preserve">2 </w:t>
      </w:r>
      <w:r>
        <w:rPr>
          <w:rFonts w:ascii="Times New Roman" w:hAnsi="Times New Roman"/>
          <w:lang w:val="en-US"/>
          <w:rPrChange w:id="0" w:author="eCORRECTOR" w:date="2020-10-13T19:54:00Z">
            <w:rPr>
              <w:rFonts w:ascii="Times New Roman" w:hAnsi="Times New Roman"/>
              <w:lang w:val="en-US"/>
            </w:rPr>
          </w:rPrChange>
        </w:rPr>
        <w:t>=</w:t>
      </w:r>
      <w:bookmarkStart w:id="9" w:name="rstudio_console_output11"/>
      <w:bookmarkEnd w:id="9"/>
      <w:r>
        <w:rPr>
          <w:rFonts w:ascii="Times New Roman" w:hAnsi="Times New Roman"/>
          <w:lang w:val="en-US"/>
          <w:rPrChange w:id="0" w:author="eCORRECTOR" w:date="2020-10-13T19:54:00Z">
            <w:rPr>
              <w:rFonts w:ascii="Times New Roman" w:hAnsi="Times New Roman"/>
              <w:lang w:val="en-US"/>
            </w:rPr>
          </w:rPrChange>
        </w:rPr>
        <w:t xml:space="preserve"> 15.453, df = 4, </w:t>
      </w:r>
      <w:r>
        <w:rPr>
          <w:rFonts w:ascii="Times New Roman" w:hAnsi="Times New Roman"/>
          <w:i/>
          <w:iCs/>
          <w:lang w:val="en-US"/>
          <w:rPrChange w:id="0" w:author="eCORRECTOR" w:date="2020-10-13T19:54:00Z">
            <w:rPr>
              <w:i/>
              <w:iCs/>
              <w:rFonts w:ascii="Times New Roman" w:hAnsi="Times New Roman"/>
              <w:lang w:val="en-US"/>
            </w:rPr>
          </w:rPrChange>
        </w:rPr>
        <w:t>p</w:t>
      </w:r>
      <w:r>
        <w:rPr>
          <w:rFonts w:ascii="Times New Roman" w:hAnsi="Times New Roman"/>
          <w:lang w:val="en-US"/>
          <w:rPrChange w:id="0" w:author="eCORRECTOR" w:date="2020-10-13T19:54:00Z">
            <w:rPr>
              <w:rFonts w:ascii="Times New Roman" w:hAnsi="Times New Roman"/>
              <w:lang w:val="en-US"/>
            </w:rPr>
          </w:rPrChange>
        </w:rPr>
        <w:t xml:space="preserve"> = 0.004). Herbivorous and kleptoparasitic species had similar patterns of characteristic species throughout the successional stages, with the highest proportion of indicator species in the middle stage (</w:t>
      </w:r>
      <w:r>
        <w:rPr>
          <w:rFonts w:ascii="Times New Roman" w:hAnsi="Times New Roman"/>
          <w:i/>
          <w:lang w:val="en-US"/>
          <w:rPrChange w:id="0" w:author="eCORRECTOR" w:date="2020-10-13T19:54:00Z">
            <w:rPr>
              <w:i/>
              <w:rFonts w:ascii="Times New Roman" w:hAnsi="Times New Roman"/>
              <w:lang w:val="en-US"/>
            </w:rPr>
          </w:rPrChange>
        </w:rPr>
        <w:t>G</w:t>
      </w:r>
      <w:bookmarkStart w:id="10" w:name="rstudio_console_output12"/>
      <w:bookmarkEnd w:id="10"/>
      <w:r>
        <w:rPr>
          <w:rFonts w:ascii="Times New Roman" w:hAnsi="Times New Roman"/>
          <w:vertAlign w:val="superscript"/>
          <w:lang w:val="en-US"/>
          <w:rPrChange w:id="0" w:author="eCORRECTOR" w:date="2020-10-13T19:54:00Z">
            <w:rPr>
              <w:vertAlign w:val="superscript"/>
              <w:rFonts w:ascii="Times New Roman" w:hAnsi="Times New Roman"/>
              <w:lang w:val="en-US"/>
            </w:rPr>
          </w:rPrChange>
        </w:rPr>
        <w:t xml:space="preserve">2 </w:t>
      </w:r>
      <w:r>
        <w:rPr>
          <w:rFonts w:ascii="Times New Roman" w:hAnsi="Times New Roman"/>
          <w:lang w:val="en-US"/>
          <w:rPrChange w:id="0" w:author="eCORRECTOR" w:date="2020-10-13T19:54:00Z">
            <w:rPr>
              <w:rFonts w:ascii="Times New Roman" w:hAnsi="Times New Roman"/>
              <w:lang w:val="en-US"/>
            </w:rPr>
          </w:rPrChange>
        </w:rPr>
        <w:t xml:space="preserve">= 1.243, df = 2, </w:t>
      </w:r>
      <w:r>
        <w:rPr>
          <w:rFonts w:ascii="Times New Roman" w:hAnsi="Times New Roman"/>
          <w:i/>
          <w:iCs/>
          <w:lang w:val="en-US"/>
          <w:rPrChange w:id="0" w:author="eCORRECTOR" w:date="2020-10-13T19:54:00Z">
            <w:rPr>
              <w:i/>
              <w:iCs/>
              <w:rFonts w:ascii="Times New Roman" w:hAnsi="Times New Roman"/>
              <w:lang w:val="en-US"/>
            </w:rPr>
          </w:rPrChange>
        </w:rPr>
        <w:t>p</w:t>
      </w:r>
      <w:r>
        <w:rPr>
          <w:rFonts w:ascii="Times New Roman" w:hAnsi="Times New Roman"/>
          <w:lang w:val="en-US"/>
          <w:rPrChange w:id="0" w:author="eCORRECTOR" w:date="2020-10-13T19:54:00Z">
            <w:rPr>
              <w:rFonts w:ascii="Times New Roman" w:hAnsi="Times New Roman"/>
              <w:lang w:val="en-US"/>
            </w:rPr>
          </w:rPrChange>
        </w:rPr>
        <w:t xml:space="preserve"> = 0.537). In contrast, for predators</w:t>
      </w:r>
      <w:ins w:id="942" w:author="Editor" w:date="2020-10-13T11:41:00Z">
        <w:r>
          <w:rPr>
            <w:rFonts w:ascii="Times New Roman" w:hAnsi="Times New Roman"/>
            <w:lang w:val="en-US"/>
          </w:rPr>
          <w:t>,</w:t>
        </w:r>
      </w:ins>
      <w:r>
        <w:rPr>
          <w:rFonts w:ascii="Times New Roman" w:hAnsi="Times New Roman"/>
          <w:lang w:val="en-US"/>
          <w:rPrChange w:id="0" w:author="eCORRECTOR" w:date="2020-10-13T19:54:00Z">
            <w:rPr>
              <w:rFonts w:ascii="Times New Roman" w:hAnsi="Times New Roman"/>
              <w:lang w:val="en-US"/>
            </w:rPr>
          </w:rPrChange>
        </w:rPr>
        <w:t xml:space="preserve"> the proportion of indicator species was significantly higher in the earl</w:t>
      </w:r>
      <w:bookmarkStart w:id="11" w:name="rstudio_console_output14"/>
      <w:bookmarkEnd w:id="11"/>
      <w:r>
        <w:rPr>
          <w:rFonts w:ascii="Times New Roman" w:hAnsi="Times New Roman"/>
          <w:lang w:val="en-US"/>
          <w:rPrChange w:id="0" w:author="eCORRECTOR" w:date="2020-10-13T19:54:00Z">
            <w:rPr>
              <w:rFonts w:ascii="Times New Roman" w:hAnsi="Times New Roman"/>
              <w:lang w:val="en-US"/>
            </w:rPr>
          </w:rPrChange>
        </w:rPr>
        <w:t>y (</w:t>
      </w:r>
      <w:r>
        <w:rPr>
          <w:rFonts w:ascii="Times New Roman" w:hAnsi="Times New Roman"/>
          <w:i/>
          <w:lang w:val="en-US"/>
          <w:rPrChange w:id="0" w:author="eCORRECTOR" w:date="2020-10-13T19:54:00Z">
            <w:rPr>
              <w:i/>
              <w:rFonts w:ascii="Times New Roman" w:hAnsi="Times New Roman"/>
              <w:lang w:val="en-US"/>
            </w:rPr>
          </w:rPrChange>
        </w:rPr>
        <w:t>G</w:t>
      </w:r>
      <w:r>
        <w:rPr>
          <w:rFonts w:ascii="Times New Roman" w:hAnsi="Times New Roman"/>
          <w:vertAlign w:val="superscript"/>
          <w:lang w:val="en-US"/>
          <w:rPrChange w:id="0" w:author="eCORRECTOR" w:date="2020-10-13T19:54:00Z">
            <w:rPr>
              <w:vertAlign w:val="superscript"/>
              <w:rFonts w:ascii="Times New Roman" w:hAnsi="Times New Roman"/>
              <w:lang w:val="en-US"/>
            </w:rPr>
          </w:rPrChange>
        </w:rPr>
        <w:t xml:space="preserve">2 </w:t>
      </w:r>
      <w:r>
        <w:rPr>
          <w:rFonts w:ascii="Times New Roman" w:hAnsi="Times New Roman"/>
          <w:lang w:val="en-US"/>
          <w:rPrChange w:id="0" w:author="eCORRECTOR" w:date="2020-10-13T19:54:00Z">
            <w:rPr>
              <w:rFonts w:ascii="Times New Roman" w:hAnsi="Times New Roman"/>
              <w:lang w:val="en-US"/>
            </w:rPr>
          </w:rPrChange>
        </w:rPr>
        <w:t xml:space="preserve">= 4.640, df = 1, </w:t>
      </w:r>
      <w:r>
        <w:rPr>
          <w:rFonts w:ascii="Times New Roman" w:hAnsi="Times New Roman"/>
          <w:i/>
          <w:iCs/>
          <w:lang w:val="en-US"/>
          <w:rPrChange w:id="0" w:author="eCORRECTOR" w:date="2020-10-13T19:54:00Z">
            <w:rPr>
              <w:i/>
              <w:iCs/>
              <w:rFonts w:ascii="Times New Roman" w:hAnsi="Times New Roman"/>
              <w:lang w:val="en-US"/>
            </w:rPr>
          </w:rPrChange>
        </w:rPr>
        <w:t>p</w:t>
      </w:r>
      <w:r>
        <w:rPr>
          <w:rFonts w:ascii="Times New Roman" w:hAnsi="Times New Roman"/>
          <w:lang w:val="en-US"/>
          <w:rPrChange w:id="0" w:author="eCORRECTOR" w:date="2020-10-13T19:54:00Z">
            <w:rPr>
              <w:rFonts w:ascii="Times New Roman" w:hAnsi="Times New Roman"/>
              <w:lang w:val="en-US"/>
            </w:rPr>
          </w:rPrChange>
        </w:rPr>
        <w:t xml:space="preserve"> = 0.031) and late successional stag</w:t>
      </w:r>
      <w:bookmarkStart w:id="12" w:name="rstudio_console_output13"/>
      <w:bookmarkEnd w:id="12"/>
      <w:r>
        <w:rPr>
          <w:rFonts w:ascii="Times New Roman" w:hAnsi="Times New Roman"/>
          <w:lang w:val="en-US"/>
          <w:rPrChange w:id="0" w:author="eCORRECTOR" w:date="2020-10-13T19:54:00Z">
            <w:rPr>
              <w:rFonts w:ascii="Times New Roman" w:hAnsi="Times New Roman"/>
              <w:lang w:val="en-US"/>
            </w:rPr>
          </w:rPrChange>
        </w:rPr>
        <w:t>es (</w:t>
      </w:r>
      <w:r>
        <w:rPr>
          <w:rFonts w:ascii="Times New Roman" w:hAnsi="Times New Roman"/>
          <w:i/>
          <w:lang w:val="en-US"/>
          <w:rPrChange w:id="0" w:author="eCORRECTOR" w:date="2020-10-13T19:54:00Z">
            <w:rPr>
              <w:i/>
              <w:rFonts w:ascii="Times New Roman" w:hAnsi="Times New Roman"/>
              <w:lang w:val="en-US"/>
            </w:rPr>
          </w:rPrChange>
        </w:rPr>
        <w:t>G</w:t>
      </w:r>
      <w:r>
        <w:rPr>
          <w:rFonts w:ascii="Times New Roman" w:hAnsi="Times New Roman"/>
          <w:vertAlign w:val="superscript"/>
          <w:lang w:val="en-US"/>
          <w:rPrChange w:id="0" w:author="eCORRECTOR" w:date="2020-10-13T19:54:00Z">
            <w:rPr>
              <w:vertAlign w:val="superscript"/>
              <w:rFonts w:ascii="Times New Roman" w:hAnsi="Times New Roman"/>
              <w:lang w:val="en-US"/>
            </w:rPr>
          </w:rPrChange>
        </w:rPr>
        <w:t xml:space="preserve">2 </w:t>
      </w:r>
      <w:r>
        <w:rPr>
          <w:rFonts w:ascii="Times New Roman" w:hAnsi="Times New Roman"/>
          <w:lang w:val="en-US"/>
          <w:rPrChange w:id="0" w:author="eCORRECTOR" w:date="2020-10-13T19:54:00Z">
            <w:rPr>
              <w:rFonts w:ascii="Times New Roman" w:hAnsi="Times New Roman"/>
              <w:lang w:val="en-US"/>
            </w:rPr>
          </w:rPrChange>
        </w:rPr>
        <w:t xml:space="preserve">= 9.569, df = 1, </w:t>
      </w:r>
      <w:r>
        <w:rPr>
          <w:rFonts w:ascii="Times New Roman" w:hAnsi="Times New Roman"/>
          <w:i/>
          <w:iCs/>
          <w:lang w:val="en-US"/>
          <w:rPrChange w:id="0" w:author="eCORRECTOR" w:date="2020-10-13T19:54:00Z">
            <w:rPr>
              <w:i/>
              <w:iCs/>
              <w:rFonts w:ascii="Times New Roman" w:hAnsi="Times New Roman"/>
              <w:lang w:val="en-US"/>
            </w:rPr>
          </w:rPrChange>
        </w:rPr>
        <w:t>p</w:t>
      </w:r>
      <w:r>
        <w:rPr>
          <w:rFonts w:ascii="Times New Roman" w:hAnsi="Times New Roman"/>
          <w:lang w:val="en-US"/>
          <w:rPrChange w:id="0" w:author="eCORRECTOR" w:date="2020-10-13T19:54:00Z">
            <w:rPr>
              <w:rFonts w:ascii="Times New Roman" w:hAnsi="Times New Roman"/>
              <w:lang w:val="en-US"/>
            </w:rPr>
          </w:rPrChange>
        </w:rPr>
        <w:t xml:space="preserve"> = 0.002).</w:t>
      </w:r>
    </w:p>
    <w:p>
      <w:pPr>
        <w:pStyle w:val="Textbody1"/>
        <w:spacing w:lineRule="auto" w:line="480" w:before="0" w:after="240"/>
        <w:jc w:val="both"/>
        <w:rPr>
          <w:rFonts w:ascii="Times New Roman" w:hAnsi="Times New Roman" w:cs="Times New Roman"/>
          <w:highlight w:val="lightGray"/>
        </w:rPr>
      </w:pPr>
      <w:r>
        <w:rPr>
          <w:rFonts w:cs="Times New Roman" w:ascii="Times New Roman" w:hAnsi="Times New Roman"/>
          <w:b/>
          <w:bCs/>
          <w:rPrChange w:id="0" w:author="eCORRECTOR" w:date="2020-10-13T19:54:00Z">
            <w:rPr>
              <w:b/>
              <w:bCs/>
              <w:rFonts w:ascii="Times New Roman" w:hAnsi="Times New Roman" w:cs="Times New Roman"/>
            </w:rPr>
          </w:rPrChange>
        </w:rPr>
        <w:t xml:space="preserve">Table 3. </w:t>
      </w:r>
      <w:r>
        <w:rPr>
          <w:rFonts w:cs="Times New Roman" w:ascii="Times New Roman" w:hAnsi="Times New Roman"/>
          <w:rPrChange w:id="0" w:author="eCORRECTOR" w:date="2020-10-13T19:54:00Z">
            <w:rPr>
              <w:rFonts w:ascii="Times New Roman" w:hAnsi="Times New Roman" w:cs="Times New Roman"/>
            </w:rPr>
          </w:rPrChange>
        </w:rPr>
        <w:t>Associations of individual species of Aculeata with successional stages: I = early</w:t>
      </w:r>
      <w:del w:id="958" w:author="Editor" w:date="2020-10-13T11:44:00Z">
        <w:r>
          <w:rPr>
            <w:rFonts w:cs="Times New Roman" w:ascii="Times New Roman" w:hAnsi="Times New Roman"/>
          </w:rPr>
          <w:delText xml:space="preserve">; </w:delText>
        </w:r>
      </w:del>
      <w:ins w:id="959" w:author="Editor" w:date="2020-10-13T11:44:00Z">
        <w:r>
          <w:rPr>
            <w:rFonts w:cs="Times New Roman" w:ascii="Times New Roman" w:hAnsi="Times New Roman"/>
          </w:rPr>
          <w:t xml:space="preserve">, </w:t>
        </w:r>
      </w:ins>
      <w:r>
        <w:rPr>
          <w:rFonts w:cs="Times New Roman" w:ascii="Times New Roman" w:hAnsi="Times New Roman"/>
          <w:rPrChange w:id="0" w:author="eCORRECTOR" w:date="2020-10-13T19:54:00Z">
            <w:rPr>
              <w:rFonts w:ascii="Times New Roman" w:hAnsi="Times New Roman" w:cs="Times New Roman"/>
            </w:rPr>
          </w:rPrChange>
        </w:rPr>
        <w:t xml:space="preserve">II = </w:t>
      </w:r>
      <w:r>
        <w:rPr>
          <w:rFonts w:cs="Times New Roman" w:ascii="Times New Roman" w:hAnsi="Times New Roman"/>
          <w:color w:val="000000"/>
          <w:rPrChange w:id="0" w:author="eCORRECTOR" w:date="2020-10-13T19:54:00Z">
            <w:rPr>
              <w:rFonts w:ascii="Times New Roman" w:hAnsi="Times New Roman" w:cs="Times New Roman"/>
              <w:color w:val="000000"/>
            </w:rPr>
          </w:rPrChange>
        </w:rPr>
        <w:t>middle</w:t>
      </w:r>
      <w:del w:id="962" w:author="Editor" w:date="2020-10-13T11:44:00Z">
        <w:r>
          <w:rPr>
            <w:rFonts w:cs="Times New Roman" w:ascii="Times New Roman" w:hAnsi="Times New Roman"/>
          </w:rPr>
          <w:delText xml:space="preserve">; </w:delText>
        </w:r>
      </w:del>
      <w:ins w:id="963" w:author="Editor" w:date="2020-10-13T11:44:00Z">
        <w:r>
          <w:rPr>
            <w:rFonts w:cs="Times New Roman" w:ascii="Times New Roman" w:hAnsi="Times New Roman"/>
          </w:rPr>
          <w:t xml:space="preserve">, </w:t>
        </w:r>
      </w:ins>
      <w:r>
        <w:rPr>
          <w:rFonts w:cs="Times New Roman" w:ascii="Times New Roman" w:hAnsi="Times New Roman"/>
          <w:rPrChange w:id="0" w:author="eCORRECTOR" w:date="2020-10-13T19:54:00Z">
            <w:rPr>
              <w:rFonts w:ascii="Times New Roman" w:hAnsi="Times New Roman" w:cs="Times New Roman"/>
            </w:rPr>
          </w:rPrChange>
        </w:rPr>
        <w:t>and III = late.</w:t>
      </w:r>
    </w:p>
    <w:tbl>
      <w:tblPr>
        <w:tblW w:w="6629" w:type="dxa"/>
        <w:jc w:val="center"/>
        <w:tblInd w:w="0"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757"/>
        <w:gridCol w:w="1596"/>
        <w:gridCol w:w="2468"/>
        <w:gridCol w:w="992"/>
        <w:gridCol w:w="816"/>
      </w:tblGrid>
      <w:tr>
        <w:trPr>
          <w:trHeight w:val="287" w:hRule="atLeast"/>
        </w:trPr>
        <w:tc>
          <w:tcPr>
            <w:tcW w:w="75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Stage</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Aculeata</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bookmarkStart w:id="13" w:name="RANGE_C1_2525252525252525253AE42"/>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Species</w:t>
            </w:r>
            <w:bookmarkEnd w:id="13"/>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i/>
                <w:i/>
                <w:iCs/>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IndVal</w:t>
            </w:r>
          </w:p>
        </w:tc>
        <w:tc>
          <w:tcPr>
            <w:tcW w:w="8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p</w:t>
            </w:r>
          </w:p>
        </w:tc>
      </w:tr>
      <w:tr>
        <w:trPr>
          <w:trHeight w:val="287" w:hRule="atLeast"/>
          <w:cantSplit w:val="true"/>
        </w:trPr>
        <w:tc>
          <w:tcPr>
            <w:tcW w:w="757" w:type="dxa"/>
            <w:vMerge w:val="restart"/>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w:t>
            </w:r>
          </w:p>
        </w:tc>
        <w:tc>
          <w:tcPr>
            <w:tcW w:w="1596"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Crabro cribrarius</w:t>
            </w:r>
          </w:p>
        </w:tc>
        <w:tc>
          <w:tcPr>
            <w:tcW w:w="992" w:type="dxa"/>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0.77</w:t>
            </w:r>
          </w:p>
        </w:tc>
        <w:tc>
          <w:tcPr>
            <w:tcW w:w="816" w:type="dxa"/>
            <w:tcBorders>
              <w:top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Tachysphex pompiliformis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Oxybelus bipunctatus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Lindenius pygmaeus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0.63</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Lindenius albilabris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0.016</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Andrena haemorrhoa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0.004</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Oxybelus trispinosus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0.011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Andrena fulva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0.41</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Diodontus tristis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0.011</w:t>
            </w:r>
          </w:p>
        </w:tc>
      </w:tr>
      <w:tr>
        <w:trPr>
          <w:trHeight w:val="287" w:hRule="atLeast"/>
          <w:cantSplit w:val="true"/>
        </w:trPr>
        <w:tc>
          <w:tcPr>
            <w:tcW w:w="757" w:type="dxa"/>
            <w:vMerge w:val="continue"/>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 xml:space="preserve">Entomognathus brevis </w:t>
            </w:r>
          </w:p>
        </w:tc>
        <w:tc>
          <w:tcPr>
            <w:tcW w:w="992" w:type="dxa"/>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0.30</w:t>
            </w:r>
          </w:p>
        </w:tc>
        <w:tc>
          <w:tcPr>
            <w:tcW w:w="816" w:type="dxa"/>
            <w:tcBorders>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0.048</w:t>
            </w:r>
          </w:p>
        </w:tc>
      </w:tr>
      <w:tr>
        <w:trPr>
          <w:trHeight w:val="287" w:hRule="atLeast"/>
          <w:cantSplit w:val="true"/>
        </w:trPr>
        <w:tc>
          <w:tcPr>
            <w:tcW w:w="757" w:type="dxa"/>
            <w:vMerge w:val="restart"/>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w:t>
            </w:r>
          </w:p>
        </w:tc>
        <w:tc>
          <w:tcPr>
            <w:tcW w:w="1596"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Kleptoparasite</w:t>
            </w:r>
          </w:p>
        </w:tc>
        <w:tc>
          <w:tcPr>
            <w:tcW w:w="2468"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Epeolus variegatus</w:t>
            </w:r>
          </w:p>
        </w:tc>
        <w:tc>
          <w:tcPr>
            <w:tcW w:w="992" w:type="dxa"/>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0.65</w:t>
            </w:r>
          </w:p>
        </w:tc>
        <w:tc>
          <w:tcPr>
            <w:tcW w:w="816" w:type="dxa"/>
            <w:tcBorders>
              <w:top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Bombus pascuorum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Tetraloniella salicariae</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Cerceris quinquefasciata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0.018</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Andrena dorsata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0.51</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0.028</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Kleptoparasite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Sphecodes puncticeps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Kleptoparasite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Hedychrumniemeali</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Megachile maritima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0.038</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Tachytespanzeri</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0.004</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Anthidium punctatum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0.015</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Bombus ruderarius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0.047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Halictus tumulorum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0.039</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Anthophora furcata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0.43</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Andrena thoracica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Cercerisruficornis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0.019</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Anthidium manicatum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0.40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0.016</w:t>
            </w:r>
          </w:p>
        </w:tc>
      </w:tr>
      <w:tr>
        <w:trPr>
          <w:trHeight w:val="287" w:hRule="atLeast"/>
          <w:cantSplit w:val="true"/>
        </w:trPr>
        <w:tc>
          <w:tcPr>
            <w:tcW w:w="757" w:type="dxa"/>
            <w:vMerge w:val="continue"/>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Kleptoparasite</w:t>
            </w:r>
          </w:p>
        </w:tc>
        <w:tc>
          <w:tcPr>
            <w:tcW w:w="2468"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Coelioxys quadridentata</w:t>
            </w:r>
          </w:p>
        </w:tc>
        <w:tc>
          <w:tcPr>
            <w:tcW w:w="992" w:type="dxa"/>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0.33</w:t>
            </w:r>
          </w:p>
        </w:tc>
        <w:tc>
          <w:tcPr>
            <w:tcW w:w="816" w:type="dxa"/>
            <w:tcBorders>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0.028</w:t>
            </w:r>
          </w:p>
        </w:tc>
      </w:tr>
      <w:tr>
        <w:trPr>
          <w:trHeight w:val="287" w:hRule="atLeast"/>
          <w:cantSplit w:val="true"/>
        </w:trPr>
        <w:tc>
          <w:tcPr>
            <w:tcW w:w="757" w:type="dxa"/>
            <w:vMerge w:val="restart"/>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III</w:t>
            </w:r>
          </w:p>
        </w:tc>
        <w:tc>
          <w:tcPr>
            <w:tcW w:w="1596"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Ectemnius rubicola</w:t>
            </w:r>
          </w:p>
        </w:tc>
        <w:tc>
          <w:tcPr>
            <w:tcW w:w="992" w:type="dxa"/>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0.88</w:t>
            </w:r>
          </w:p>
        </w:tc>
        <w:tc>
          <w:tcPr>
            <w:tcW w:w="816" w:type="dxa"/>
            <w:tcBorders>
              <w:top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Ectemnius confinis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0.88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 xml:space="preserve">Ectemnius dives </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Ectemnius continuus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Trypoxylon deceptorium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0.70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Ectemnius lapidarius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0.68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Trypoxylon attenuatum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0.003</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Pemphredon lethifer</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0.54</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 xml:space="preserve">Trypoxylon minus </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0.006</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Colletes fodiens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0.51</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0.037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Pemphredon inornata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0.002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Lasioglossum lucidulum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0.39</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Hylaeus confusus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0.36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0.027</w:t>
            </w:r>
          </w:p>
        </w:tc>
      </w:tr>
      <w:tr>
        <w:trPr>
          <w:trHeight w:val="287" w:hRule="atLeast"/>
          <w:cantSplit w:val="true"/>
        </w:trPr>
        <w:tc>
          <w:tcPr>
            <w:tcW w:w="757" w:type="dxa"/>
            <w:vMerge w:val="continue"/>
            <w:tcBorders>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Kleptoparasite</w:t>
            </w:r>
          </w:p>
        </w:tc>
        <w:tc>
          <w:tcPr>
            <w:tcW w:w="2468"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Thyreus</w:t>
            </w:r>
            <w:ins w:id="1135" w:author="Editor" w:date="2020-10-13T11:42:00Z">
              <w:r>
                <w:rPr>
                  <w:rFonts w:cs="Times New Roman" w:ascii="Times New Roman" w:hAnsi="Times New Roman"/>
                  <w:i/>
                  <w:iCs/>
                  <w:sz w:val="20"/>
                  <w:szCs w:val="20"/>
                  <w:lang w:val="en-US"/>
                </w:rPr>
                <w:t xml:space="preserve"> </w:t>
              </w:r>
            </w:ins>
            <w:r>
              <w:rPr>
                <w:rFonts w:cs="Times New Roman" w:ascii="Times New Roman" w:hAnsi="Times New Roman"/>
                <w:i/>
                <w:iCs/>
                <w:sz w:val="20"/>
                <w:szCs w:val="20"/>
                <w:lang w:val="en-US"/>
                <w:rPrChange w:id="0" w:author="eCORRECTOR" w:date="2020-10-13T19:54:00Z">
                  <w:rPr>
                    <w:sz w:val="20"/>
                    <w:i/>
                    <w:szCs w:val="20"/>
                    <w:iCs/>
                    <w:rFonts w:ascii="Times New Roman" w:hAnsi="Times New Roman" w:cs="Times New Roman"/>
                    <w:lang w:val="en-US"/>
                  </w:rPr>
                </w:rPrChange>
              </w:rPr>
              <w:t>histrionicus</w:t>
            </w:r>
          </w:p>
        </w:tc>
        <w:tc>
          <w:tcPr>
            <w:tcW w:w="992" w:type="dxa"/>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0.30</w:t>
            </w:r>
          </w:p>
        </w:tc>
        <w:tc>
          <w:tcPr>
            <w:tcW w:w="816" w:type="dxa"/>
            <w:tcBorders>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Change w:id="0" w:author="eCORRECTOR" w:date="2020-10-13T19:54:00Z">
                  <w:rPr>
                    <w:sz w:val="20"/>
                    <w:szCs w:val="20"/>
                    <w:rFonts w:ascii="Times New Roman" w:hAnsi="Times New Roman" w:cs="Times New Roman"/>
                    <w:lang w:val="en-US"/>
                  </w:rPr>
                </w:rPrChange>
              </w:rPr>
              <w:t>0.046</w:t>
            </w:r>
          </w:p>
        </w:tc>
      </w:tr>
    </w:tbl>
    <w:p>
      <w:pPr>
        <w:pStyle w:val="Normal"/>
        <w:spacing w:lineRule="auto" w:line="480" w:before="120" w:after="0"/>
        <w:jc w:val="center"/>
        <w:rPr>
          <w:rFonts w:ascii="Times New Roman" w:hAnsi="Times New Roman" w:cs="Times New Roman"/>
          <w:lang w:val="en-US"/>
        </w:rPr>
      </w:pPr>
      <w:r>
        <w:rPr>
          <w:rFonts w:cs="Times New Roman" w:ascii="Times New Roman" w:hAnsi="Times New Roman"/>
          <w:lang w:val="en-US"/>
          <w:rPrChange w:id="0" w:author="eCORRECTOR" w:date="2020-10-13T19:54:00Z">
            <w:rPr>
              <w:rFonts w:ascii="Times New Roman" w:hAnsi="Times New Roman" w:cs="Times New Roman"/>
              <w:lang w:val="en-US"/>
            </w:rPr>
          </w:rPrChange>
        </w:rPr>
        <w:t>Only statistically significant indicator values are shown (</w:t>
      </w:r>
      <w:r>
        <w:rPr>
          <w:rFonts w:cs="Times New Roman" w:ascii="Times New Roman" w:hAnsi="Times New Roman"/>
          <w:i/>
          <w:iCs/>
          <w:lang w:val="en-US"/>
          <w:rPrChange w:id="0" w:author="eCORRECTOR" w:date="2020-10-13T19:54:00Z">
            <w:rPr>
              <w:i/>
              <w:iCs/>
              <w:rFonts w:ascii="Times New Roman" w:hAnsi="Times New Roman" w:cs="Times New Roman"/>
              <w:lang w:val="en-US"/>
            </w:rPr>
          </w:rPrChange>
        </w:rPr>
        <w:t xml:space="preserve">IndVal </w:t>
      </w:r>
      <w:r>
        <w:rPr>
          <w:rFonts w:cs="Times New Roman" w:ascii="Times New Roman" w:hAnsi="Times New Roman"/>
          <w:lang w:val="en-US"/>
          <w:rPrChange w:id="0" w:author="eCORRECTOR" w:date="2020-10-13T19:54:00Z">
            <w:rPr>
              <w:rFonts w:ascii="Times New Roman" w:hAnsi="Times New Roman" w:cs="Times New Roman"/>
              <w:lang w:val="en-US"/>
            </w:rPr>
          </w:rPrChange>
        </w:rPr>
        <w:t>&gt; 0.25).</w:t>
      </w:r>
    </w:p>
    <w:p>
      <w:pPr>
        <w:pStyle w:val="Normal"/>
        <w:spacing w:lineRule="auto" w:line="480" w:before="36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3</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6</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Rare and threatened species at individual </w:t>
      </w:r>
      <w:ins w:id="1147" w:author="Editor" w:date="2020-10-13T11:42:00Z">
        <w:r>
          <w:rPr>
            <w:rFonts w:cs="Times New Roman" w:ascii="Times New Roman" w:hAnsi="Times New Roman"/>
            <w:i/>
            <w:iCs/>
            <w:sz w:val="24"/>
            <w:szCs w:val="24"/>
            <w:lang w:val="en-US"/>
          </w:rPr>
          <w:t xml:space="preserve">successional </w:t>
        </w:r>
      </w:ins>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stages</w:t>
      </w:r>
      <w:del w:id="1149" w:author="Editor" w:date="2020-10-13T11:42:00Z">
        <w:r>
          <w:rPr>
            <w:rFonts w:cs="Times New Roman" w:ascii="Times New Roman" w:hAnsi="Times New Roman"/>
            <w:i/>
            <w:iCs/>
            <w:sz w:val="24"/>
            <w:szCs w:val="24"/>
            <w:lang w:val="en-US"/>
          </w:rPr>
          <w:delText xml:space="preserve"> of succession</w:delText>
        </w:r>
      </w:del>
    </w:p>
    <w:p>
      <w:pPr>
        <w:pStyle w:val="Normal"/>
        <w:spacing w:lineRule="auto" w:line="480" w:before="0" w:after="240"/>
        <w:jc w:val="both"/>
        <w:rPr>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b/>
        <w:t>Rare and threatened species jointly accounted for 20.22%</w:t>
      </w:r>
      <w:ins w:id="1151" w:author="Editor" w:date="2020-10-13T11:42:00Z">
        <w:r>
          <w:rPr>
            <w:rFonts w:cs="Times New Roman" w:ascii="Times New Roman" w:hAnsi="Times New Roman"/>
            <w:sz w:val="24"/>
            <w:szCs w:val="24"/>
            <w:lang w:val="en-US"/>
          </w:rPr>
          <w:t xml:space="preserve"> of all species</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This concerned mostly herbivores (19.29% of the group)</w:t>
      </w:r>
      <w:del w:id="1153" w:author="Editor" w:date="2020-10-13T11:42: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and kleptoparasites (23.81% of the group). For the cumulated Aculeata community and for herbivores, </w:t>
      </w:r>
      <w:ins w:id="1155" w:author="Editor" w:date="2020-10-13T11:42:00Z">
        <w:r>
          <w:rPr>
            <w:rFonts w:cs="Times New Roman" w:ascii="Times New Roman" w:hAnsi="Times New Roman"/>
            <w:sz w:val="24"/>
            <w:szCs w:val="24"/>
            <w:lang w:val="en-US"/>
          </w:rPr>
          <w:t>t</w:t>
        </w:r>
      </w:ins>
      <w:ins w:id="1156" w:author="Editor" w:date="2020-10-13T11:43:00Z">
        <w:r>
          <w:rPr>
            <w:rFonts w:cs="Times New Roman" w:ascii="Times New Roman" w:hAnsi="Times New Roman"/>
            <w:sz w:val="24"/>
            <w:szCs w:val="24"/>
            <w:lang w:val="en-US"/>
          </w:rPr>
          <w:t xml:space="preserve">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probability of recording rare and threatened species was </w:t>
      </w:r>
      <w:del w:id="1158" w:author="Editor" w:date="2020-10-13T11:43:00Z">
        <w:r>
          <w:rPr>
            <w:rFonts w:cs="Times New Roman" w:ascii="Times New Roman" w:hAnsi="Times New Roman"/>
            <w:sz w:val="24"/>
            <w:szCs w:val="24"/>
            <w:lang w:val="en-US"/>
          </w:rPr>
          <w:delText xml:space="preserve">the </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highest in stage II (Fig. A4). For predators, probability values were </w:t>
      </w:r>
      <w:del w:id="1160" w:author="Editor" w:date="2020-10-13T11:43:00Z">
        <w:r>
          <w:rPr>
            <w:rFonts w:cs="Times New Roman" w:ascii="Times New Roman" w:hAnsi="Times New Roman"/>
            <w:sz w:val="24"/>
            <w:szCs w:val="24"/>
            <w:lang w:val="en-US"/>
          </w:rPr>
          <w:delText xml:space="preserve">the </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highest in stages II and III</w:t>
      </w:r>
      <w:ins w:id="1162" w:author="Editor" w:date="2020-10-13T11:43:00Z">
        <w:r>
          <w:rPr>
            <w:rFonts w:cs="Times New Roman" w:ascii="Times New Roman" w:hAnsi="Times New Roman"/>
            <w:sz w:val="24"/>
            <w:szCs w:val="24"/>
            <w:lang w:val="en-US"/>
          </w:rPr>
          <w:t>, and for</w:t>
        </w:r>
      </w:ins>
      <w:del w:id="1163" w:author="Editor" w:date="2020-10-13T11:43:00Z">
        <w:r>
          <w:rPr>
            <w:rFonts w:cs="Times New Roman" w:ascii="Times New Roman" w:hAnsi="Times New Roman"/>
            <w:sz w:val="24"/>
            <w:szCs w:val="24"/>
            <w:lang w:val="en-US"/>
          </w:rPr>
          <w:delText xml:space="preserve">. For </w:delText>
        </w:r>
      </w:del>
      <w:ins w:id="1164" w:author="Editor" w:date="2020-10-13T11:43: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kleptoparasites, no significant differences between </w:t>
      </w:r>
      <w:ins w:id="1166" w:author="Editor" w:date="2020-10-13T11:43: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stages </w:t>
      </w:r>
      <w:del w:id="1168" w:author="Editor" w:date="2020-10-13T11:43:00Z">
        <w:commentRangeStart w:id="16"/>
        <w:r>
          <w:rPr>
            <w:rFonts w:cs="Times New Roman" w:ascii="Times New Roman" w:hAnsi="Times New Roman"/>
            <w:sz w:val="24"/>
            <w:szCs w:val="24"/>
            <w:lang w:val="en-US"/>
          </w:rPr>
          <w:delText xml:space="preserve">in this respect </w:delText>
        </w:r>
      </w:del>
      <w:r>
        <w:rPr>
          <w:rFonts w:cs="Times New Roman" w:ascii="Times New Roman" w:hAnsi="Times New Roman"/>
          <w:sz w:val="24"/>
          <w:szCs w:val="24"/>
          <w:lang w:val="en-US"/>
        </w:rPr>
      </w:r>
      <w:commentRangeEnd w:id="16"/>
      <w:r>
        <w:commentReference w:id="16"/>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were found (Table 4, Fig. 6).</w:t>
      </w:r>
    </w:p>
    <w:p>
      <w:pPr>
        <w:pStyle w:val="Normal"/>
        <w:spacing w:lineRule="auto" w:line="480" w:before="29" w:after="29"/>
        <w:jc w:val="both"/>
        <w:rPr>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Table 4.</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Parameter values for the binomial generalized linear models (GLM) evaluating the proportion of individuals belonging to rare and endangered species at different successional stages and depending on </w:t>
      </w:r>
      <w:ins w:id="1172" w:author="Editor" w:date="2020-10-13T11:43: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Aculeata trophic group. Successional stages: I = early</w:t>
      </w:r>
      <w:del w:id="1174" w:author="Editor" w:date="2020-10-13T11:44:00Z">
        <w:r>
          <w:rPr>
            <w:rFonts w:cs="Times New Roman" w:ascii="Times New Roman" w:hAnsi="Times New Roman"/>
            <w:sz w:val="24"/>
            <w:szCs w:val="24"/>
            <w:lang w:val="en-US"/>
          </w:rPr>
          <w:delText xml:space="preserve">; </w:delText>
        </w:r>
      </w:del>
      <w:ins w:id="1175" w:author="Editor" w:date="2020-10-13T11:44: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II = middle</w:t>
      </w:r>
      <w:del w:id="1177" w:author="Editor" w:date="2020-10-13T11:44:00Z">
        <w:r>
          <w:rPr>
            <w:rFonts w:cs="Times New Roman" w:ascii="Times New Roman" w:hAnsi="Times New Roman"/>
            <w:sz w:val="24"/>
            <w:szCs w:val="24"/>
            <w:lang w:val="en-US"/>
          </w:rPr>
          <w:delText xml:space="preserve">; </w:delText>
        </w:r>
      </w:del>
      <w:ins w:id="1178" w:author="Editor" w:date="2020-10-13T11:44: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and III = late.</w:t>
      </w:r>
    </w:p>
    <w:tbl>
      <w:tblPr>
        <w:tblW w:w="8385"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217"/>
        <w:gridCol w:w="1386"/>
        <w:gridCol w:w="1140"/>
        <w:gridCol w:w="591"/>
        <w:gridCol w:w="1238"/>
        <w:gridCol w:w="1421"/>
        <w:gridCol w:w="1391"/>
      </w:tblGrid>
      <w:tr>
        <w:trPr>
          <w:trHeight w:val="255" w:hRule="atLeast"/>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commentRangeStart w:id="17"/>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Stage</w:t>
            </w:r>
          </w:p>
        </w:tc>
        <w:tc>
          <w:tcPr>
            <w:tcW w:w="138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Group</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Proportion</w:t>
            </w:r>
          </w:p>
        </w:tc>
        <w:tc>
          <w:tcPr>
            <w:tcW w:w="59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i/>
                <w:i/>
                <w:iCs/>
                <w:sz w:val="20"/>
                <w:szCs w:val="20"/>
                <w:lang w:val="en-US"/>
              </w:rPr>
            </w:pPr>
            <w:r>
              <w:rPr>
                <w:rFonts w:cs="Times New Roman" w:ascii="Times New Roman" w:hAnsi="Times New Roman"/>
                <w:i/>
                <w:iCs/>
                <w:sz w:val="20"/>
                <w:szCs w:val="20"/>
                <w:lang w:val="en-US" w:eastAsia="pl-PL"/>
                <w:rPrChange w:id="0" w:author="eCORRECTOR" w:date="2020-10-13T19:54:00Z">
                  <w:rPr>
                    <w:sz w:val="20"/>
                    <w:i/>
                    <w:szCs w:val="20"/>
                    <w:iCs/>
                    <w:rFonts w:ascii="Times New Roman" w:hAnsi="Times New Roman" w:cs="Times New Roman"/>
                    <w:lang w:val="en-US" w:eastAsia="pl-PL"/>
                  </w:rPr>
                </w:rPrChange>
              </w:rPr>
              <w:t>N</w:t>
            </w:r>
          </w:p>
        </w:tc>
        <w:tc>
          <w:tcPr>
            <w:tcW w:w="1238"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SE</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Lower 95% CL</w:t>
            </w:r>
          </w:p>
        </w:tc>
        <w:tc>
          <w:tcPr>
            <w:tcW w:w="139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Upper 95% CL</w:t>
            </w:r>
          </w:p>
        </w:tc>
      </w:tr>
      <w:tr>
        <w:trPr>
          <w:trHeight w:val="255" w:hRule="atLeast"/>
          <w:cantSplit w:val="true"/>
        </w:trPr>
        <w:tc>
          <w:tcPr>
            <w:tcW w:w="1217"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Herbivores</w:t>
            </w:r>
          </w:p>
        </w:tc>
        <w:tc>
          <w:tcPr>
            <w:tcW w:w="1140"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0.074</w:t>
            </w:r>
          </w:p>
        </w:tc>
        <w:tc>
          <w:tcPr>
            <w:tcW w:w="5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1</w:t>
            </w:r>
            <w:ins w:id="1191" w:author="Editor" w:date="2020-10-13T11:44:00Z">
              <w:r>
                <w:rPr>
                  <w:rFonts w:cs="Times New Roman" w:ascii="Times New Roman" w:hAnsi="Times New Roman"/>
                  <w:sz w:val="20"/>
                  <w:szCs w:val="20"/>
                  <w:lang w:val="en-US" w:eastAsia="pl-PL"/>
                </w:rPr>
                <w:t>,</w:t>
              </w:r>
            </w:ins>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275</w:t>
            </w:r>
          </w:p>
        </w:tc>
        <w:tc>
          <w:tcPr>
            <w:tcW w:w="1238"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0.007</w:t>
            </w:r>
          </w:p>
        </w:tc>
        <w:tc>
          <w:tcPr>
            <w:tcW w:w="142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0.059</w:t>
            </w:r>
          </w:p>
        </w:tc>
        <w:tc>
          <w:tcPr>
            <w:tcW w:w="13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0.088</w:t>
            </w:r>
          </w:p>
        </w:tc>
      </w:tr>
      <w:tr>
        <w:trPr>
          <w:trHeight w:val="255" w:hRule="atLeast"/>
          <w:cantSplit w:val="true"/>
        </w:trPr>
        <w:tc>
          <w:tcPr>
            <w:tcW w:w="1217"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0.109</w:t>
            </w:r>
          </w:p>
        </w:tc>
        <w:tc>
          <w:tcPr>
            <w:tcW w:w="5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1</w:t>
            </w:r>
            <w:ins w:id="1199" w:author="Editor" w:date="2020-10-13T11:44:00Z">
              <w:r>
                <w:rPr>
                  <w:rFonts w:cs="Times New Roman" w:ascii="Times New Roman" w:hAnsi="Times New Roman"/>
                  <w:sz w:val="20"/>
                  <w:szCs w:val="20"/>
                  <w:lang w:val="en-US" w:eastAsia="pl-PL"/>
                </w:rPr>
                <w:t>,</w:t>
              </w:r>
            </w:ins>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478</w:t>
            </w:r>
          </w:p>
        </w:tc>
        <w:tc>
          <w:tcPr>
            <w:tcW w:w="1238"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0.006</w:t>
            </w:r>
          </w:p>
        </w:tc>
        <w:tc>
          <w:tcPr>
            <w:tcW w:w="142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0.097</w:t>
            </w:r>
          </w:p>
        </w:tc>
        <w:tc>
          <w:tcPr>
            <w:tcW w:w="13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0.120</w:t>
            </w:r>
          </w:p>
        </w:tc>
      </w:tr>
      <w:tr>
        <w:trPr>
          <w:trHeight w:val="255" w:hRule="atLeast"/>
          <w:cantSplit w:val="true"/>
        </w:trPr>
        <w:tc>
          <w:tcPr>
            <w:tcW w:w="1217"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0.054</w:t>
            </w:r>
          </w:p>
        </w:tc>
        <w:tc>
          <w:tcPr>
            <w:tcW w:w="5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2</w:t>
            </w:r>
            <w:ins w:id="1207" w:author="Editor" w:date="2020-10-13T11:44:00Z">
              <w:r>
                <w:rPr>
                  <w:rFonts w:cs="Times New Roman" w:ascii="Times New Roman" w:hAnsi="Times New Roman"/>
                  <w:sz w:val="20"/>
                  <w:szCs w:val="20"/>
                  <w:lang w:val="en-US" w:eastAsia="pl-PL"/>
                </w:rPr>
                <w:t>,</w:t>
              </w:r>
            </w:ins>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822</w:t>
            </w:r>
          </w:p>
        </w:tc>
        <w:tc>
          <w:tcPr>
            <w:tcW w:w="1238"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0.006</w:t>
            </w:r>
          </w:p>
        </w:tc>
        <w:tc>
          <w:tcPr>
            <w:tcW w:w="142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0.042</w:t>
            </w:r>
          </w:p>
        </w:tc>
        <w:tc>
          <w:tcPr>
            <w:tcW w:w="13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0.065</w:t>
            </w:r>
          </w:p>
        </w:tc>
      </w:tr>
      <w:tr>
        <w:trPr>
          <w:trHeight w:val="255" w:hRule="atLeast"/>
          <w:cantSplit w:val="true"/>
        </w:trPr>
        <w:tc>
          <w:tcPr>
            <w:tcW w:w="1217"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Kleptoparasites</w:t>
            </w:r>
          </w:p>
        </w:tc>
        <w:tc>
          <w:tcPr>
            <w:tcW w:w="1140"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0.075</w:t>
            </w:r>
          </w:p>
        </w:tc>
        <w:tc>
          <w:tcPr>
            <w:tcW w:w="5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174</w:t>
            </w:r>
          </w:p>
        </w:tc>
        <w:tc>
          <w:tcPr>
            <w:tcW w:w="1238"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0.020</w:t>
            </w:r>
          </w:p>
        </w:tc>
        <w:tc>
          <w:tcPr>
            <w:tcW w:w="142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0.033</w:t>
            </w:r>
          </w:p>
        </w:tc>
        <w:tc>
          <w:tcPr>
            <w:tcW w:w="13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0.111</w:t>
            </w:r>
          </w:p>
        </w:tc>
      </w:tr>
      <w:tr>
        <w:trPr>
          <w:trHeight w:val="255" w:hRule="atLeast"/>
          <w:cantSplit w:val="true"/>
        </w:trPr>
        <w:tc>
          <w:tcPr>
            <w:tcW w:w="1217"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0.085</w:t>
            </w:r>
          </w:p>
        </w:tc>
        <w:tc>
          <w:tcPr>
            <w:tcW w:w="5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272</w:t>
            </w:r>
          </w:p>
        </w:tc>
        <w:tc>
          <w:tcPr>
            <w:tcW w:w="1238"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0.011</w:t>
            </w:r>
          </w:p>
        </w:tc>
        <w:tc>
          <w:tcPr>
            <w:tcW w:w="142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0.061</w:t>
            </w:r>
          </w:p>
        </w:tc>
        <w:tc>
          <w:tcPr>
            <w:tcW w:w="13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0.105</w:t>
            </w:r>
          </w:p>
        </w:tc>
      </w:tr>
      <w:tr>
        <w:trPr>
          <w:trHeight w:val="255" w:hRule="atLeast"/>
          <w:cantSplit w:val="true"/>
        </w:trPr>
        <w:tc>
          <w:tcPr>
            <w:tcW w:w="1217"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0.114</w:t>
            </w:r>
          </w:p>
        </w:tc>
        <w:tc>
          <w:tcPr>
            <w:tcW w:w="5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615</w:t>
            </w:r>
          </w:p>
        </w:tc>
        <w:tc>
          <w:tcPr>
            <w:tcW w:w="1238"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0.019</w:t>
            </w:r>
          </w:p>
        </w:tc>
        <w:tc>
          <w:tcPr>
            <w:tcW w:w="142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0.075</w:t>
            </w:r>
          </w:p>
        </w:tc>
        <w:tc>
          <w:tcPr>
            <w:tcW w:w="13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0.151</w:t>
            </w:r>
          </w:p>
        </w:tc>
      </w:tr>
      <w:tr>
        <w:trPr>
          <w:trHeight w:val="255" w:hRule="atLeast"/>
          <w:cantSplit w:val="true"/>
        </w:trPr>
        <w:tc>
          <w:tcPr>
            <w:tcW w:w="1217"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Predators</w:t>
            </w:r>
          </w:p>
        </w:tc>
        <w:tc>
          <w:tcPr>
            <w:tcW w:w="1140"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0.045</w:t>
            </w:r>
          </w:p>
        </w:tc>
        <w:tc>
          <w:tcPr>
            <w:tcW w:w="5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489</w:t>
            </w:r>
          </w:p>
        </w:tc>
        <w:tc>
          <w:tcPr>
            <w:tcW w:w="1238"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0.009</w:t>
            </w:r>
          </w:p>
        </w:tc>
        <w:tc>
          <w:tcPr>
            <w:tcW w:w="142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0.026</w:t>
            </w:r>
          </w:p>
        </w:tc>
        <w:tc>
          <w:tcPr>
            <w:tcW w:w="13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0.062</w:t>
            </w:r>
          </w:p>
        </w:tc>
      </w:tr>
      <w:tr>
        <w:trPr>
          <w:trHeight w:val="255" w:hRule="atLeast"/>
          <w:cantSplit w:val="true"/>
        </w:trPr>
        <w:tc>
          <w:tcPr>
            <w:tcW w:w="1217"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0.142</w:t>
            </w:r>
          </w:p>
        </w:tc>
        <w:tc>
          <w:tcPr>
            <w:tcW w:w="5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541</w:t>
            </w:r>
          </w:p>
        </w:tc>
        <w:tc>
          <w:tcPr>
            <w:tcW w:w="1238"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0.015</w:t>
            </w:r>
          </w:p>
        </w:tc>
        <w:tc>
          <w:tcPr>
            <w:tcW w:w="142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0.112</w:t>
            </w:r>
          </w:p>
        </w:tc>
        <w:tc>
          <w:tcPr>
            <w:tcW w:w="13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0.170</w:t>
            </w:r>
          </w:p>
        </w:tc>
      </w:tr>
      <w:tr>
        <w:trPr>
          <w:trHeight w:val="255" w:hRule="atLeast"/>
          <w:cantSplit w:val="true"/>
        </w:trPr>
        <w:tc>
          <w:tcPr>
            <w:tcW w:w="1217"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0.161</w:t>
            </w:r>
          </w:p>
        </w:tc>
        <w:tc>
          <w:tcPr>
            <w:tcW w:w="5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564</w:t>
            </w:r>
          </w:p>
        </w:tc>
        <w:tc>
          <w:tcPr>
            <w:tcW w:w="1238"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0.016</w:t>
            </w:r>
          </w:p>
        </w:tc>
        <w:tc>
          <w:tcPr>
            <w:tcW w:w="142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0.129</w:t>
            </w:r>
          </w:p>
        </w:tc>
        <w:tc>
          <w:tcPr>
            <w:tcW w:w="13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Change w:id="0" w:author="eCORRECTOR" w:date="2020-10-13T19:54:00Z">
                  <w:rPr>
                    <w:sz w:val="20"/>
                    <w:szCs w:val="20"/>
                    <w:rFonts w:ascii="Times New Roman" w:hAnsi="Times New Roman" w:cs="Times New Roman"/>
                    <w:lang w:val="en-US" w:eastAsia="pl-PL"/>
                  </w:rPr>
                </w:rPrChange>
              </w:rPr>
              <w:t>0.191</w:t>
            </w:r>
            <w:commentRangeEnd w:id="17"/>
            <w:r>
              <w:commentReference w:id="17"/>
            </w:r>
            <w:r>
              <w:rPr>
                <w:rFonts w:cs="Times New Roman" w:ascii="Times New Roman" w:hAnsi="Times New Roman"/>
                <w:sz w:val="20"/>
                <w:szCs w:val="20"/>
                <w:lang w:val="en-US" w:eastAsia="pl-PL"/>
              </w:rPr>
            </w:r>
          </w:p>
        </w:tc>
      </w:tr>
    </w:tbl>
    <w:p>
      <w:pPr>
        <w:pStyle w:val="Textbody1"/>
        <w:spacing w:lineRule="auto" w:line="480" w:before="120" w:after="240"/>
        <w:ind w:left="425" w:hanging="0"/>
        <w:jc w:val="both"/>
        <w:rPr/>
      </w:pPr>
      <w:r>
        <w:rPr>
          <w:rFonts w:cs="Times New Roman" w:ascii="Times New Roman" w:hAnsi="Times New Roman"/>
          <w:sz w:val="20"/>
          <w:rPrChange w:id="0" w:author="eCORRECTOR" w:date="2020-10-13T19:54:00Z">
            <w:rPr>
              <w:sz w:val="20"/>
              <w:rFonts w:ascii="Times New Roman" w:hAnsi="Times New Roman" w:cs="Times New Roman"/>
            </w:rPr>
          </w:rPrChange>
        </w:rPr>
        <w:t>CL = confidence limit</w:t>
      </w:r>
    </w:p>
    <w:p>
      <w:pPr>
        <w:pStyle w:val="Textbody1"/>
        <w:spacing w:lineRule="auto" w:line="480" w:before="120" w:after="24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2159635"/>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759450" cy="2159635"/>
                    </a:xfrm>
                    <a:prstGeom prst="rect">
                      <a:avLst/>
                    </a:prstGeom>
                  </pic:spPr>
                </pic:pic>
              </a:graphicData>
            </a:graphic>
          </wp:anchor>
        </w:drawing>
      </w:r>
      <w:r>
        <w:rPr>
          <w:rFonts w:cs="Times New Roman" w:ascii="Times New Roman" w:hAnsi="Times New Roman"/>
          <w:b/>
          <w:bCs/>
          <w:rPrChange w:id="0" w:author="eCORRECTOR" w:date="2020-10-13T19:54:00Z">
            <w:rPr>
              <w:b/>
              <w:bCs/>
              <w:rFonts w:ascii="Times New Roman" w:hAnsi="Times New Roman" w:cs="Times New Roman"/>
            </w:rPr>
          </w:rPrChange>
        </w:rPr>
        <w:t>F</w:t>
      </w:r>
      <w:r>
        <w:rPr>
          <w:rFonts w:cs="Times New Roman" w:ascii="Times New Roman" w:hAnsi="Times New Roman"/>
          <w:b/>
          <w:bCs/>
          <w:rPrChange w:id="0" w:author="eCORRECTOR" w:date="2020-10-13T19:54:00Z">
            <w:rPr>
              <w:b/>
              <w:bCs/>
              <w:rFonts w:ascii="Times New Roman" w:hAnsi="Times New Roman" w:cs="Times New Roman"/>
            </w:rPr>
          </w:rPrChange>
        </w:rPr>
        <w:t xml:space="preserve">ig. 6. </w:t>
      </w:r>
      <w:r>
        <w:rPr>
          <w:rFonts w:cs="Times New Roman" w:ascii="Times New Roman" w:hAnsi="Times New Roman"/>
          <w:rPrChange w:id="0" w:author="eCORRECTOR" w:date="2020-10-13T19:54:00Z">
            <w:rPr>
              <w:rFonts w:ascii="Times New Roman" w:hAnsi="Times New Roman" w:cs="Times New Roman"/>
            </w:rPr>
          </w:rPrChange>
        </w:rPr>
        <w:t xml:space="preserve">Proportion of rare and/or threatened species in the Aculeata community for different trophic groups at different </w:t>
      </w:r>
      <w:ins w:id="1255" w:author="Editor" w:date="2020-10-13T11:45:00Z">
        <w:r>
          <w:rPr>
            <w:rFonts w:cs="Times New Roman" w:ascii="Times New Roman" w:hAnsi="Times New Roman"/>
          </w:rPr>
          <w:t xml:space="preserve">successional </w:t>
        </w:r>
      </w:ins>
      <w:r>
        <w:rPr>
          <w:rFonts w:cs="Times New Roman" w:ascii="Times New Roman" w:hAnsi="Times New Roman"/>
          <w:rPrChange w:id="0" w:author="eCORRECTOR" w:date="2020-10-13T19:54:00Z">
            <w:rPr>
              <w:rFonts w:ascii="Times New Roman" w:hAnsi="Times New Roman" w:cs="Times New Roman"/>
            </w:rPr>
          </w:rPrChange>
        </w:rPr>
        <w:t>stages</w:t>
      </w:r>
      <w:del w:id="1257" w:author="Editor" w:date="2020-10-13T11:45:00Z">
        <w:r>
          <w:rPr>
            <w:rFonts w:cs="Times New Roman" w:ascii="Times New Roman" w:hAnsi="Times New Roman"/>
          </w:rPr>
          <w:delText xml:space="preserve"> of succession</w:delText>
        </w:r>
      </w:del>
      <w:r>
        <w:rPr>
          <w:rFonts w:cs="Times New Roman" w:ascii="Times New Roman" w:hAnsi="Times New Roman"/>
          <w:rPrChange w:id="0" w:author="eCORRECTOR" w:date="2020-10-13T19:54:00Z">
            <w:rPr>
              <w:rFonts w:ascii="Times New Roman" w:hAnsi="Times New Roman" w:cs="Times New Roman"/>
            </w:rPr>
          </w:rPrChange>
        </w:rPr>
        <w:t xml:space="preserve">. Dots and whiskers represent predicted mean values and 95% CIs, respectively. Latin letters represent 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Change w:id="0" w:author="eCORRECTOR" w:date="2020-10-13T19:54:00Z">
            <w:rPr>
              <w:rFonts w:ascii="Times New Roman" w:hAnsi="Times New Roman" w:cs="Times New Roman"/>
            </w:rPr>
          </w:rPrChange>
        </w:rPr>
        <w:t xml:space="preserve"> adjusted for multiplicity (Tukey correction).</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4. Discussion</w:t>
      </w:r>
    </w:p>
    <w:p>
      <w:pPr>
        <w:pStyle w:val="Normal"/>
        <w:spacing w:lineRule="auto" w:line="480" w:before="29" w:after="29"/>
        <w:ind w:firstLine="720"/>
        <w:jc w:val="both"/>
        <w:rPr>
          <w:sz w:val="24"/>
          <w:lang w:val="en-US"/>
        </w:rPr>
      </w:pPr>
      <w:del w:id="1261" w:author="Editor" w:date="2020-10-13T11:45:00Z">
        <w:r>
          <w:rPr>
            <w:rFonts w:cs="Times New Roman" w:ascii="Times New Roman" w:hAnsi="Times New Roman"/>
            <w:sz w:val="24"/>
            <w:szCs w:val="24"/>
            <w:lang w:val="en-US"/>
          </w:rPr>
          <w:delText>Results of this study</w:delText>
        </w:r>
      </w:del>
      <w:ins w:id="1262" w:author="Editor" w:date="2020-10-13T11:45:00Z">
        <w:r>
          <w:rPr>
            <w:rFonts w:cs="Times New Roman" w:ascii="Times New Roman" w:hAnsi="Times New Roman"/>
            <w:sz w:val="24"/>
            <w:szCs w:val="24"/>
            <w:lang w:val="en-US"/>
          </w:rPr>
          <w:t>Our resul</w:t>
        </w:r>
      </w:ins>
      <w:ins w:id="1263" w:author="Editor" w:date="2020-10-13T11:46:00Z">
        <w:r>
          <w:rPr>
            <w:rFonts w:cs="Times New Roman" w:ascii="Times New Roman" w:hAnsi="Times New Roman"/>
            <w:sz w:val="24"/>
            <w:szCs w:val="24"/>
            <w:lang w:val="en-US"/>
          </w:rPr>
          <w:t>t</w:t>
        </w:r>
      </w:ins>
      <w:ins w:id="1264" w:author="Editor" w:date="2020-10-13T11:45:00Z">
        <w:r>
          <w:rPr>
            <w:rFonts w:cs="Times New Roman" w:ascii="Times New Roman" w:hAnsi="Times New Roman"/>
            <w:sz w:val="24"/>
            <w:szCs w:val="24"/>
            <w:lang w:val="en-US"/>
          </w:rPr>
          <w:t>s</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confirm that occasionally used sand quarries, gradually colonized by plants, are important habitats for various groups of </w:t>
      </w:r>
      <w:del w:id="1266" w:author="Editor" w:date="2020-10-13T11:46:00Z">
        <w:r>
          <w:rPr>
            <w:rFonts w:cs="Times New Roman" w:ascii="Times New Roman" w:hAnsi="Times New Roman"/>
            <w:sz w:val="24"/>
            <w:szCs w:val="24"/>
            <w:lang w:val="en-US"/>
          </w:rPr>
          <w:delText xml:space="preserve">the </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Aculeata</w:t>
      </w:r>
      <w:ins w:id="1268" w:author="Editor" w:date="2020-10-13T11:46:00Z">
        <w:r>
          <w:rPr>
            <w:rFonts w:cs="Times New Roman" w:ascii="Times New Roman" w:hAnsi="Times New Roman"/>
            <w:sz w:val="24"/>
            <w:szCs w:val="24"/>
            <w:lang w:val="en-US"/>
          </w:rPr>
          <w:t xml:space="preserve"> with different life histories</w:t>
        </w:r>
      </w:ins>
      <w:del w:id="1269" w:author="Editor" w:date="2020-10-13T11:46:00Z">
        <w:r>
          <w:rPr>
            <w:rFonts w:cs="Times New Roman" w:ascii="Times New Roman" w:hAnsi="Times New Roman"/>
            <w:sz w:val="24"/>
            <w:szCs w:val="24"/>
            <w:lang w:val="en-US"/>
          </w:rPr>
          <w:delText>, differing in life history</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(Apiformes, Spheciformes, and Chrysididae). The significance of spontaneously overgrown extraction sites for biodiversity preservation </w:t>
      </w:r>
      <w:ins w:id="1271" w:author="Editor" w:date="2020-10-13T11:46:00Z">
        <w:r>
          <w:rPr>
            <w:rFonts w:cs="Times New Roman" w:ascii="Times New Roman" w:hAnsi="Times New Roman"/>
            <w:sz w:val="24"/>
            <w:szCs w:val="24"/>
            <w:lang w:val="en-US"/>
          </w:rPr>
          <w:t>has also been reported</w:t>
        </w:r>
      </w:ins>
      <w:ins w:id="1272" w:author="Editor" w:date="2020-10-13T11:47:00Z">
        <w:r>
          <w:rPr>
            <w:rFonts w:cs="Times New Roman" w:ascii="Times New Roman" w:hAnsi="Times New Roman"/>
            <w:sz w:val="24"/>
            <w:szCs w:val="24"/>
            <w:lang w:val="en-US"/>
          </w:rPr>
          <w:t xml:space="preserve"> previously</w:t>
        </w:r>
      </w:ins>
      <w:del w:id="1273" w:author="Editor" w:date="2020-10-13T11:47:00Z">
        <w:r>
          <w:rPr>
            <w:rFonts w:cs="Times New Roman" w:ascii="Times New Roman" w:hAnsi="Times New Roman"/>
            <w:sz w:val="24"/>
            <w:szCs w:val="24"/>
            <w:lang w:val="en-US"/>
          </w:rPr>
          <w:delText>was reported earlier also by other researchers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(Tropek et al., 2010; Řehounková et al., 2011; Prach et al., 2013). However, such habitats are subject to dynamic processes of ecological succession, which markedly influence their value for biodiversity preservation. The high conservation potential of such sites is confirmed by the fact that about 20% of the species recorded there are rare or threatened. We found that the appearance of new species, rather than changes in their dominance structure, significantly affected species exchange in communities of all </w:t>
      </w:r>
      <w:ins w:id="1275" w:author="Editor" w:date="2020-10-13T11:47:00Z">
        <w:r>
          <w:rPr>
            <w:rFonts w:cs="Times New Roman" w:ascii="Times New Roman" w:hAnsi="Times New Roman"/>
            <w:sz w:val="24"/>
            <w:szCs w:val="24"/>
            <w:lang w:val="en-US"/>
          </w:rPr>
          <w:t>three Aculeat</w:t>
        </w:r>
      </w:ins>
      <w:ins w:id="1276" w:author="Editor" w:date="2020-10-13T12:22:00Z">
        <w:r>
          <w:rPr>
            <w:rFonts w:cs="Times New Roman" w:ascii="Times New Roman" w:hAnsi="Times New Roman"/>
            <w:sz w:val="24"/>
            <w:szCs w:val="24"/>
            <w:lang w:val="en-US"/>
          </w:rPr>
          <w:t>a</w:t>
        </w:r>
      </w:ins>
      <w:ins w:id="1277" w:author="Editor" w:date="2020-10-13T11:47:00Z">
        <w:r>
          <w:rPr>
            <w:rFonts w:cs="Times New Roman" w:ascii="Times New Roman" w:hAnsi="Times New Roman"/>
            <w:sz w:val="24"/>
            <w:szCs w:val="24"/>
            <w:lang w:val="en-US"/>
          </w:rPr>
          <w:t xml:space="preserve"> groups</w:t>
        </w:r>
      </w:ins>
      <w:del w:id="1278" w:author="Editor" w:date="2020-10-13T11:47:00Z">
        <w:r>
          <w:rPr>
            <w:rFonts w:cs="Times New Roman" w:ascii="Times New Roman" w:hAnsi="Times New Roman"/>
            <w:sz w:val="24"/>
            <w:szCs w:val="24"/>
            <w:lang w:val="en-US"/>
          </w:rPr>
          <w:delText>the three groups of Aculeata</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This significantly affected the occurrence of rare and threatened species</w:t>
      </w:r>
      <w:del w:id="1280" w:author="Editor" w:date="2020-10-13T11:48: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and – as a consequence – also the conservation value of the studied habitats. </w:t>
      </w:r>
      <w:del w:id="1282" w:author="Editor" w:date="2020-10-13T11:48:00Z">
        <w:r>
          <w:rPr>
            <w:rFonts w:cs="Times New Roman" w:ascii="Times New Roman" w:hAnsi="Times New Roman"/>
            <w:sz w:val="24"/>
            <w:szCs w:val="24"/>
            <w:lang w:val="en-US"/>
          </w:rPr>
          <w:delText>If we take into account the</w:delText>
        </w:r>
      </w:del>
      <w:ins w:id="1283" w:author="Editor" w:date="2020-10-13T11:48:00Z">
        <w:r>
          <w:rPr>
            <w:rFonts w:cs="Times New Roman" w:ascii="Times New Roman" w:hAnsi="Times New Roman"/>
            <w:sz w:val="24"/>
            <w:szCs w:val="24"/>
            <w:lang w:val="en-US"/>
          </w:rPr>
          <w:t>Taking into account the</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cumulated Aculeata community, the value decreased at early stages of succession. However, the character of these changes depends on the considered trophic group.</w:t>
      </w:r>
    </w:p>
    <w:p>
      <w:pPr>
        <w:pStyle w:val="Normal"/>
        <w:spacing w:lineRule="auto" w:line="480" w:before="0" w:after="0"/>
        <w:ind w:firstLine="720"/>
        <w:jc w:val="both"/>
        <w:rPr>
          <w:rFonts w:ascii="Times New Roman" w:hAnsi="Times New Roman" w:cs="Times New Roman"/>
          <w:sz w:val="24"/>
          <w:szCs w:val="24"/>
          <w:lang w:val="en-US"/>
          <w:ins w:id="1310" w:author="Editor" w:date="2020-10-13T15:13:00Z"/>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In our study, the Aculeata community reached the highest complexity level at the middle stage of succession. The sites </w:t>
      </w:r>
      <w:ins w:id="1286" w:author="Editor" w:date="2020-10-13T11:48:00Z">
        <w:r>
          <w:rPr>
            <w:rFonts w:cs="Times New Roman" w:ascii="Times New Roman" w:hAnsi="Times New Roman"/>
            <w:sz w:val="24"/>
            <w:szCs w:val="24"/>
            <w:lang w:val="en-US"/>
          </w:rPr>
          <w:t>in the late stage were</w:t>
        </w:r>
      </w:ins>
      <w:del w:id="1287" w:author="Editor" w:date="2020-10-13T11:48:00Z">
        <w:r>
          <w:rPr>
            <w:rFonts w:cs="Times New Roman" w:ascii="Times New Roman" w:hAnsi="Times New Roman"/>
            <w:sz w:val="24"/>
            <w:szCs w:val="24"/>
            <w:lang w:val="en-US"/>
          </w:rPr>
          <w:delText>at the late stage of succession were</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characterized by the lowest values of the </w:t>
      </w:r>
      <w:del w:id="1289" w:author="Editor" w:date="2020-10-13T11:48:00Z">
        <w:r>
          <w:rPr>
            <w:rFonts w:cs="Times New Roman" w:ascii="Times New Roman" w:hAnsi="Times New Roman"/>
            <w:sz w:val="24"/>
            <w:szCs w:val="24"/>
            <w:lang w:val="en-US"/>
          </w:rPr>
          <w:delText xml:space="preserve">analysed </w:delText>
        </w:r>
      </w:del>
      <w:ins w:id="1290" w:author="Editor" w:date="2020-10-13T11:48:00Z">
        <w:r>
          <w:rPr>
            <w:rFonts w:cs="Times New Roman" w:ascii="Times New Roman" w:hAnsi="Times New Roman"/>
            <w:sz w:val="24"/>
            <w:szCs w:val="24"/>
            <w:lang w:val="en-US"/>
          </w:rPr>
          <w:t xml:space="preserve">analyzed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indices</w:t>
      </w:r>
      <w:ins w:id="1292" w:author="Editor" w:date="2020-10-13T11:48:00Z">
        <w:r>
          <w:rPr>
            <w:rFonts w:cs="Times New Roman" w:ascii="Times New Roman" w:hAnsi="Times New Roman"/>
            <w:sz w:val="24"/>
            <w:szCs w:val="24"/>
            <w:lang w:val="en-US"/>
          </w:rPr>
          <w:t>; this</w:t>
        </w:r>
      </w:ins>
      <w:del w:id="1293" w:author="Editor" w:date="2020-10-13T11:48:00Z">
        <w:r>
          <w:rPr>
            <w:rFonts w:cs="Times New Roman" w:ascii="Times New Roman" w:hAnsi="Times New Roman"/>
            <w:sz w:val="24"/>
            <w:szCs w:val="24"/>
            <w:lang w:val="en-US"/>
          </w:rPr>
          <w:delText>. This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pattern was primarily due to a significant increase in abundance and species richness of herbivores and parasites. This is consistent with </w:t>
      </w:r>
      <w:ins w:id="1295" w:author="Editor" w:date="2020-10-13T11:49:00Z">
        <w:r>
          <w:rPr>
            <w:rFonts w:cs="Times New Roman" w:ascii="Times New Roman" w:hAnsi="Times New Roman"/>
            <w:sz w:val="24"/>
            <w:szCs w:val="24"/>
            <w:lang w:val="en-US"/>
          </w:rPr>
          <w:t>previous studies</w:t>
        </w:r>
      </w:ins>
      <w:del w:id="1296" w:author="Editor" w:date="2020-10-13T11:49:00Z">
        <w:r>
          <w:rPr>
            <w:rFonts w:cs="Times New Roman" w:ascii="Times New Roman" w:hAnsi="Times New Roman"/>
            <w:sz w:val="24"/>
            <w:szCs w:val="24"/>
            <w:lang w:val="en-US"/>
          </w:rPr>
          <w:delText>observations made by other researchers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(Steffan-Dewenter and Tscharntke, 2001; Potts et al., 2003; Rutgers-Kelly and Richards, 2013)</w:t>
      </w:r>
      <w:ins w:id="1298" w:author="Editor" w:date="2020-10-13T11:49:00Z">
        <w:r>
          <w:rPr>
            <w:rFonts w:cs="Times New Roman" w:ascii="Times New Roman" w:hAnsi="Times New Roman"/>
            <w:sz w:val="24"/>
            <w:szCs w:val="24"/>
            <w:lang w:val="en-US"/>
          </w:rPr>
          <w:t xml:space="preserve"> in which Apiformes richness was</w:t>
        </w:r>
      </w:ins>
      <w:del w:id="1299" w:author="Editor" w:date="2020-10-13T11:49:00Z">
        <w:r>
          <w:rPr>
            <w:rFonts w:cs="Times New Roman" w:ascii="Times New Roman" w:hAnsi="Times New Roman"/>
            <w:sz w:val="24"/>
            <w:szCs w:val="24"/>
            <w:lang w:val="en-US"/>
          </w:rPr>
          <w:delText>, who found that the richness of Apiformes is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proportional to bee food resources and tend</w:t>
      </w:r>
      <w:ins w:id="1301" w:author="Editor" w:date="2020-10-13T11:49:00Z">
        <w:r>
          <w:rPr>
            <w:rFonts w:cs="Times New Roman" w:ascii="Times New Roman" w:hAnsi="Times New Roman"/>
            <w:sz w:val="24"/>
            <w:szCs w:val="24"/>
            <w:lang w:val="en-US"/>
          </w:rPr>
          <w:t>ed</w:t>
        </w:r>
      </w:ins>
      <w:del w:id="1302" w:author="Editor" w:date="2020-10-13T11:49:00Z">
        <w:r>
          <w:rPr>
            <w:rFonts w:cs="Times New Roman" w:ascii="Times New Roman" w:hAnsi="Times New Roman"/>
            <w:sz w:val="24"/>
            <w:szCs w:val="24"/>
            <w:lang w:val="en-US"/>
          </w:rPr>
          <w:delText>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to increase in the first years of successional transformation</w:t>
      </w:r>
      <w:del w:id="1304" w:author="Editor" w:date="2020-10-13T11:49:00Z">
        <w:r>
          <w:rPr>
            <w:rFonts w:cs="Times New Roman" w:ascii="Times New Roman" w:hAnsi="Times New Roman"/>
            <w:sz w:val="24"/>
            <w:szCs w:val="24"/>
            <w:lang w:val="en-US"/>
          </w:rPr>
          <w:delText>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ins w:id="1306" w:author="Editor" w:date="2020-10-13T11:49:00Z">
        <w:r>
          <w:rPr>
            <w:rFonts w:cs="Times New Roman" w:ascii="Times New Roman" w:hAnsi="Times New Roman"/>
            <w:sz w:val="24"/>
            <w:szCs w:val="24"/>
            <w:lang w:val="en-US"/>
          </w:rPr>
          <w:t>followed by a de</w:t>
        </w:r>
      </w:ins>
      <w:ins w:id="1307" w:author="Editor" w:date="2020-10-13T11:50:00Z">
        <w:r>
          <w:rPr>
            <w:rFonts w:cs="Times New Roman" w:ascii="Times New Roman" w:hAnsi="Times New Roman"/>
            <w:sz w:val="24"/>
            <w:szCs w:val="24"/>
            <w:lang w:val="en-US"/>
          </w:rPr>
          <w:t>cline</w:t>
        </w:r>
      </w:ins>
      <w:del w:id="1308" w:author="Editor" w:date="2020-10-13T11:50:00Z">
        <w:r>
          <w:rPr>
            <w:rFonts w:cs="Times New Roman" w:ascii="Times New Roman" w:hAnsi="Times New Roman"/>
            <w:sz w:val="24"/>
            <w:szCs w:val="24"/>
            <w:lang w:val="en-US"/>
          </w:rPr>
          <w:delText>but later it declines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p>
    <w:p>
      <w:pPr>
        <w:pStyle w:val="Normal"/>
        <w:spacing w:lineRule="auto" w:line="480" w:before="0" w:after="0"/>
        <w:ind w:firstLine="720"/>
        <w:jc w:val="both"/>
        <w:rPr>
          <w:rFonts w:ascii="Times New Roman" w:hAnsi="Times New Roman" w:cs="Times New Roman"/>
          <w:sz w:val="24"/>
          <w:szCs w:val="24"/>
          <w:lang w:val="en-US"/>
          <w:ins w:id="1327" w:author="Editor" w:date="2020-10-13T15:14:00Z"/>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Undoubtedly, the availability of bee forage plants and </w:t>
      </w:r>
      <w:ins w:id="1312" w:author="Editor" w:date="2020-10-13T11:50: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presence of suitable nesting sites are factors determining bee occurrence in the environment (Ricketts et al., 2008; Ritchie and Johnson, 2009). In the case of herbivores, this can be associated with modification of habitat structure, linked with </w:t>
      </w:r>
      <w:ins w:id="1314" w:author="Editor" w:date="2020-10-13T11:50: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colonization of the substrate at the first stage of succession and </w:t>
      </w:r>
      <w:ins w:id="1316" w:author="Editor" w:date="2020-10-13T11:50: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appearance of new bee food plant species. The major reasons for the decline </w:t>
      </w:r>
      <w:del w:id="1318" w:author="Editor" w:date="2020-10-13T11:50:00Z">
        <w:r>
          <w:rPr>
            <w:rFonts w:cs="Times New Roman" w:ascii="Times New Roman" w:hAnsi="Times New Roman"/>
            <w:sz w:val="24"/>
            <w:szCs w:val="24"/>
            <w:lang w:val="en-US"/>
          </w:rPr>
          <w:delText xml:space="preserve">of </w:delText>
        </w:r>
      </w:del>
      <w:ins w:id="1319" w:author="Editor" w:date="2020-10-13T11:50:00Z">
        <w:r>
          <w:rPr>
            <w:rFonts w:cs="Times New Roman" w:ascii="Times New Roman" w:hAnsi="Times New Roman"/>
            <w:sz w:val="24"/>
            <w:szCs w:val="24"/>
            <w:lang w:val="en-US"/>
          </w:rPr>
          <w:t xml:space="preserve">in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bee diversity in wooded habitats include simplification of vegetation structure, loss of food resources, and disappearance of suitable nesting sites (Winfree et al., 2007). The studied sites were </w:t>
      </w:r>
      <w:del w:id="1321" w:author="Editor" w:date="2020-10-13T11:51:00Z">
        <w:r>
          <w:rPr>
            <w:rFonts w:cs="Times New Roman" w:ascii="Times New Roman" w:hAnsi="Times New Roman"/>
            <w:sz w:val="24"/>
            <w:szCs w:val="24"/>
            <w:lang w:val="en-US"/>
          </w:rPr>
          <w:delText>covered mostly</w:delText>
        </w:r>
      </w:del>
      <w:ins w:id="1322" w:author="Editor" w:date="2020-10-13T11:51:00Z">
        <w:r>
          <w:rPr>
            <w:rFonts w:cs="Times New Roman" w:ascii="Times New Roman" w:hAnsi="Times New Roman"/>
            <w:sz w:val="24"/>
            <w:szCs w:val="24"/>
            <w:lang w:val="en-US"/>
          </w:rPr>
          <w:t>mostly covered</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with synanthropic vegetation, also ruderal species, which attests to a high level of human impact (Twerd et al., 2019a)</w:t>
      </w:r>
      <w:ins w:id="1324" w:author="Editor" w:date="2020-10-13T11:51:00Z">
        <w:r>
          <w:rPr>
            <w:rFonts w:cs="Times New Roman" w:ascii="Times New Roman" w:hAnsi="Times New Roman"/>
            <w:sz w:val="24"/>
            <w:szCs w:val="24"/>
            <w:lang w:val="en-US"/>
          </w:rPr>
          <w:t xml:space="preserve"> as such</w:t>
        </w:r>
      </w:ins>
      <w:del w:id="1325" w:author="Editor" w:date="2020-10-13T11:51:00Z">
        <w:r>
          <w:rPr>
            <w:rFonts w:cs="Times New Roman" w:ascii="Times New Roman" w:hAnsi="Times New Roman"/>
            <w:sz w:val="24"/>
            <w:szCs w:val="24"/>
            <w:lang w:val="en-US"/>
          </w:rPr>
          <w:delText>. Such</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species often colonize transformed and degraded sites (Kuzmič and Šilic, 2017). </w:t>
      </w:r>
    </w:p>
    <w:p>
      <w:pPr>
        <w:pStyle w:val="Normal"/>
        <w:spacing w:lineRule="auto" w:line="480" w:before="0" w:after="0"/>
        <w:ind w:firstLine="720"/>
        <w:jc w:val="both"/>
        <w:rPr>
          <w:rFonts w:ascii="Times New Roman" w:hAnsi="Times New Roman" w:cs="Times New Roman"/>
          <w:sz w:val="24"/>
          <w:szCs w:val="24"/>
          <w:lang w:val="en-US"/>
          <w:ins w:id="1345" w:author="Editor" w:date="2020-10-13T15:16:00Z"/>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Another important factor is the rate of succession, depending on substrate type. Succession on poor, dry, and sandy soils is slow, whereas on fertile and moist soils, </w:t>
      </w:r>
      <w:del w:id="1329" w:author="Editor" w:date="2020-10-13T11:51:00Z">
        <w:r>
          <w:rPr>
            <w:rFonts w:cs="Times New Roman" w:ascii="Times New Roman" w:hAnsi="Times New Roman"/>
            <w:sz w:val="24"/>
            <w:szCs w:val="24"/>
            <w:lang w:val="en-US"/>
          </w:rPr>
          <w:delText>its rate is much faster</w:delText>
        </w:r>
      </w:del>
      <w:ins w:id="1330" w:author="Editor" w:date="2020-10-13T11:51:00Z">
        <w:r>
          <w:rPr>
            <w:rFonts w:cs="Times New Roman" w:ascii="Times New Roman" w:hAnsi="Times New Roman"/>
            <w:sz w:val="24"/>
            <w:szCs w:val="24"/>
            <w:lang w:val="en-US"/>
          </w:rPr>
          <w:t>succession is generally faster</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(Ejrnaes et al., 2003). In </w:t>
      </w:r>
      <w:ins w:id="1332" w:author="Editor" w:date="2020-10-13T11:51:00Z">
        <w:r>
          <w:rPr>
            <w:rFonts w:cs="Times New Roman" w:ascii="Times New Roman" w:hAnsi="Times New Roman"/>
            <w:sz w:val="24"/>
            <w:szCs w:val="24"/>
            <w:lang w:val="en-US"/>
          </w:rPr>
          <w:t xml:space="preserve">our </w:t>
        </w:r>
      </w:ins>
      <w:ins w:id="1333" w:author="Editor" w:date="2020-10-13T11:52:00Z">
        <w:r>
          <w:rPr>
            <w:rFonts w:cs="Times New Roman" w:ascii="Times New Roman" w:hAnsi="Times New Roman"/>
            <w:sz w:val="24"/>
            <w:szCs w:val="24"/>
            <w:lang w:val="en-US"/>
          </w:rPr>
          <w:t>study</w:t>
        </w:r>
      </w:ins>
      <w:del w:id="1334" w:author="Editor" w:date="2020-10-13T11:52:00Z">
        <w:r>
          <w:rPr>
            <w:rFonts w:cs="Times New Roman" w:ascii="Times New Roman" w:hAnsi="Times New Roman"/>
            <w:sz w:val="24"/>
            <w:szCs w:val="24"/>
            <w:lang w:val="en-US"/>
          </w:rPr>
          <w:delText>the case of our research</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the rate of species turnover for herbivores seemed to remain constant throughout successional stages, with a higher proportion of rare species in the middle stage of succession. This pattern was possibly due to highly specialized oligolectic bees, usually associated with ruderal plant species, which dominated at the sites in the middle stage of succession (Twerd et al., 2019a). In the case of kleptoparasitic communities, their species turnover </w:t>
      </w:r>
      <w:ins w:id="1336" w:author="Editor" w:date="2020-10-13T11:52:00Z">
        <w:r>
          <w:rPr>
            <w:rFonts w:cs="Times New Roman" w:ascii="Times New Roman" w:hAnsi="Times New Roman"/>
            <w:sz w:val="24"/>
            <w:szCs w:val="24"/>
            <w:lang w:val="en-US"/>
          </w:rPr>
          <w:t>slowed down</w:t>
        </w:r>
      </w:ins>
      <w:del w:id="1337" w:author="Editor" w:date="2020-10-13T11:52:00Z">
        <w:r>
          <w:rPr>
            <w:rFonts w:cs="Times New Roman" w:ascii="Times New Roman" w:hAnsi="Times New Roman"/>
            <w:sz w:val="24"/>
            <w:szCs w:val="24"/>
            <w:lang w:val="en-US"/>
          </w:rPr>
          <w:delText xml:space="preserve">was found to slow down </w:delText>
        </w:r>
      </w:del>
      <w:ins w:id="1338" w:author="Editor" w:date="2020-10-13T11:52: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in the course of succession</w:t>
      </w:r>
      <w:ins w:id="1340" w:author="Editor" w:date="2020-10-13T11:52:00Z">
        <w:r>
          <w:rPr>
            <w:rFonts w:cs="Times New Roman" w:ascii="Times New Roman" w:hAnsi="Times New Roman"/>
            <w:sz w:val="24"/>
            <w:szCs w:val="24"/>
            <w:lang w:val="en-US"/>
          </w:rPr>
          <w:t>, possibly following</w:t>
        </w:r>
      </w:ins>
      <w:del w:id="1341" w:author="Editor" w:date="2020-10-13T11:52:00Z">
        <w:r>
          <w:rPr>
            <w:rFonts w:cs="Times New Roman" w:ascii="Times New Roman" w:hAnsi="Times New Roman"/>
            <w:sz w:val="24"/>
            <w:szCs w:val="24"/>
            <w:lang w:val="en-US"/>
          </w:rPr>
          <w:delText xml:space="preserve"> but followed possibly</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the patterns of their hosts (i.e.</w:t>
      </w:r>
      <w:ins w:id="1343" w:author="Editor" w:date="2020-10-13T11:53: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mainly wild bees). </w:t>
      </w:r>
    </w:p>
    <w:p>
      <w:pPr>
        <w:pStyle w:val="Normal"/>
        <w:spacing w:lineRule="auto" w:line="480" w:before="0" w:after="0"/>
        <w:ind w:firstLine="720"/>
        <w:jc w:val="both"/>
        <w:rPr>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In the case of predators, we did not detect any changes in values of community indices. We found, however, that changes in </w:t>
      </w:r>
      <w:ins w:id="1347" w:author="Editor" w:date="2020-10-13T11:53: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community structure of predators accelerated at the later stages of succession, and this was mainly driven by </w:t>
      </w:r>
      <w:ins w:id="1349" w:author="Editor" w:date="2020-10-13T11:53: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rapid accumulation of new and rare species. This resulted from </w:t>
      </w:r>
      <w:ins w:id="1351" w:author="Editor" w:date="2020-10-13T11:53: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simultaneous presence of species preferring open habitats, e.g.</w:t>
      </w:r>
      <w:ins w:id="1353" w:author="Editor" w:date="2020-10-13T11:53: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i/>
          <w:iCs/>
          <w:sz w:val="24"/>
          <w:szCs w:val="24"/>
          <w:lang w:val="en-US" w:eastAsia="pl-PL"/>
          <w:rPrChange w:id="0" w:author="eCORRECTOR" w:date="2020-10-13T19:54:00Z">
            <w:rPr>
              <w:sz w:val="24"/>
              <w:i/>
              <w:szCs w:val="24"/>
              <w:iCs/>
              <w:rFonts w:ascii="Times New Roman" w:hAnsi="Times New Roman" w:cs="Times New Roman"/>
              <w:lang w:val="en-US" w:eastAsia="pl-PL"/>
            </w:rPr>
          </w:rPrChange>
        </w:rPr>
        <w:t xml:space="preserve">Cerceris arenaria </w:t>
      </w:r>
      <w:r>
        <w:rPr>
          <w:rFonts w:cs="Times New Roman" w:ascii="Times New Roman" w:hAnsi="Times New Roman"/>
          <w:sz w:val="24"/>
          <w:szCs w:val="24"/>
          <w:lang w:val="en-US" w:eastAsia="pl-PL"/>
          <w:rPrChange w:id="0" w:author="eCORRECTOR" w:date="2020-10-13T19:54:00Z">
            <w:rPr>
              <w:sz w:val="24"/>
              <w:szCs w:val="24"/>
              <w:rFonts w:ascii="Times New Roman" w:hAnsi="Times New Roman" w:cs="Times New Roman"/>
              <w:lang w:val="en-US" w:eastAsia="pl-PL"/>
            </w:rPr>
          </w:rPrChange>
        </w:rPr>
        <w:t xml:space="preserve">(L., 1758), </w:t>
      </w:r>
      <w:r>
        <w:rPr>
          <w:rFonts w:cs="Times New Roman" w:ascii="Times New Roman" w:hAnsi="Times New Roman"/>
          <w:i/>
          <w:iCs/>
          <w:sz w:val="24"/>
          <w:szCs w:val="24"/>
          <w:lang w:val="en-US" w:eastAsia="pl-PL"/>
          <w:rPrChange w:id="0" w:author="eCORRECTOR" w:date="2020-10-13T19:54:00Z">
            <w:rPr>
              <w:sz w:val="24"/>
              <w:i/>
              <w:szCs w:val="24"/>
              <w:iCs/>
              <w:rFonts w:ascii="Times New Roman" w:hAnsi="Times New Roman" w:cs="Times New Roman"/>
              <w:lang w:val="en-US" w:eastAsia="pl-PL"/>
            </w:rPr>
          </w:rPrChange>
        </w:rPr>
        <w:t xml:space="preserve">Lindenius albilabris </w:t>
      </w:r>
      <w:r>
        <w:rPr>
          <w:rFonts w:cs="Times New Roman" w:ascii="Times New Roman" w:hAnsi="Times New Roman"/>
          <w:sz w:val="24"/>
          <w:szCs w:val="24"/>
          <w:lang w:val="en-US" w:eastAsia="pl-PL"/>
          <w:rPrChange w:id="0" w:author="eCORRECTOR" w:date="2020-10-13T19:54:00Z">
            <w:rPr>
              <w:sz w:val="24"/>
              <w:szCs w:val="24"/>
              <w:rFonts w:ascii="Times New Roman" w:hAnsi="Times New Roman" w:cs="Times New Roman"/>
              <w:lang w:val="en-US" w:eastAsia="pl-PL"/>
            </w:rPr>
          </w:rPrChange>
        </w:rPr>
        <w:t xml:space="preserve">(F., 1793), </w:t>
      </w:r>
      <w:ins w:id="1359" w:author="Editor" w:date="2020-10-13T11:53:00Z">
        <w:r>
          <w:rPr>
            <w:rFonts w:cs="Times New Roman" w:ascii="Times New Roman" w:hAnsi="Times New Roman"/>
            <w:sz w:val="24"/>
            <w:szCs w:val="24"/>
            <w:lang w:val="en-US" w:eastAsia="pl-PL"/>
          </w:rPr>
          <w:t xml:space="preserve">and </w:t>
        </w:r>
      </w:ins>
      <w:r>
        <w:rPr>
          <w:rFonts w:cs="Times New Roman" w:ascii="Times New Roman" w:hAnsi="Times New Roman"/>
          <w:i/>
          <w:iCs/>
          <w:sz w:val="24"/>
          <w:szCs w:val="24"/>
          <w:lang w:val="en-US" w:eastAsia="pl-PL"/>
          <w:rPrChange w:id="0" w:author="eCORRECTOR" w:date="2020-10-13T19:54:00Z">
            <w:rPr>
              <w:sz w:val="24"/>
              <w:i/>
              <w:szCs w:val="24"/>
              <w:iCs/>
              <w:rFonts w:ascii="Times New Roman" w:hAnsi="Times New Roman" w:cs="Times New Roman"/>
              <w:lang w:val="en-US" w:eastAsia="pl-PL"/>
            </w:rPr>
          </w:rPrChange>
        </w:rPr>
        <w:t xml:space="preserve">Philanthus triangulum </w:t>
      </w:r>
      <w:r>
        <w:rPr>
          <w:rFonts w:cs="Times New Roman" w:ascii="Times New Roman" w:hAnsi="Times New Roman"/>
          <w:sz w:val="24"/>
          <w:szCs w:val="24"/>
          <w:lang w:val="en-US" w:eastAsia="pl-PL"/>
          <w:rPrChange w:id="0" w:author="eCORRECTOR" w:date="2020-10-13T19:54:00Z">
            <w:rPr>
              <w:sz w:val="24"/>
              <w:szCs w:val="24"/>
              <w:rFonts w:ascii="Times New Roman" w:hAnsi="Times New Roman" w:cs="Times New Roman"/>
              <w:lang w:val="en-US" w:eastAsia="pl-PL"/>
            </w:rPr>
          </w:rPrChange>
        </w:rPr>
        <w:t xml:space="preserve">(F., 1775),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as well as stenotopic species associated with wooded habitats, e.g.</w:t>
      </w:r>
      <w:ins w:id="1363" w:author="Editor" w:date="2020-10-13T11:53:00Z">
        <w:r>
          <w:rPr>
            <w:rFonts w:cs="Times New Roman" w:ascii="Times New Roman" w:hAnsi="Times New Roman"/>
            <w:sz w:val="24"/>
            <w:szCs w:val="24"/>
            <w:lang w:val="en-US"/>
          </w:rPr>
          <w:t>,</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r>
        <w:rPr>
          <w:rFonts w:cs="Times New Roman" w:ascii="Times New Roman" w:hAnsi="Times New Roman"/>
          <w:i/>
          <w:iCs/>
          <w:sz w:val="24"/>
          <w:szCs w:val="24"/>
          <w:lang w:val="en-US" w:eastAsia="pl-PL"/>
          <w:rPrChange w:id="0" w:author="eCORRECTOR" w:date="2020-10-13T19:54:00Z">
            <w:rPr>
              <w:sz w:val="24"/>
              <w:i/>
              <w:szCs w:val="24"/>
              <w:iCs/>
              <w:rFonts w:ascii="Times New Roman" w:hAnsi="Times New Roman" w:cs="Times New Roman"/>
              <w:lang w:val="en-US" w:eastAsia="pl-PL"/>
            </w:rPr>
          </w:rPrChange>
        </w:rPr>
        <w:t xml:space="preserve">Ectemius continuus </w:t>
      </w:r>
      <w:r>
        <w:rPr>
          <w:rFonts w:cs="Times New Roman" w:ascii="Times New Roman" w:hAnsi="Times New Roman"/>
          <w:sz w:val="24"/>
          <w:szCs w:val="24"/>
          <w:lang w:val="en-US" w:eastAsia="pl-PL"/>
          <w:rPrChange w:id="0" w:author="eCORRECTOR" w:date="2020-10-13T19:54:00Z">
            <w:rPr>
              <w:sz w:val="24"/>
              <w:szCs w:val="24"/>
              <w:rFonts w:ascii="Times New Roman" w:hAnsi="Times New Roman" w:cs="Times New Roman"/>
              <w:lang w:val="en-US" w:eastAsia="pl-PL"/>
            </w:rPr>
          </w:rPrChange>
        </w:rPr>
        <w:t xml:space="preserve">(F., 1804) and </w:t>
      </w:r>
      <w:r>
        <w:rPr>
          <w:rFonts w:cs="Times New Roman" w:ascii="Times New Roman" w:hAnsi="Times New Roman"/>
          <w:i/>
          <w:iCs/>
          <w:sz w:val="24"/>
          <w:szCs w:val="24"/>
          <w:lang w:val="en-US" w:eastAsia="pl-PL"/>
          <w:rPrChange w:id="0" w:author="eCORRECTOR" w:date="2020-10-13T19:54:00Z">
            <w:rPr>
              <w:sz w:val="24"/>
              <w:i/>
              <w:szCs w:val="24"/>
              <w:iCs/>
              <w:rFonts w:ascii="Times New Roman" w:hAnsi="Times New Roman" w:cs="Times New Roman"/>
              <w:lang w:val="en-US" w:eastAsia="pl-PL"/>
            </w:rPr>
          </w:rPrChange>
        </w:rPr>
        <w:t xml:space="preserve">E. rubicola </w:t>
      </w:r>
      <w:r>
        <w:rPr>
          <w:rFonts w:cs="Times New Roman" w:ascii="Times New Roman" w:hAnsi="Times New Roman"/>
          <w:sz w:val="24"/>
          <w:szCs w:val="24"/>
          <w:lang w:val="en-US" w:eastAsia="pl-PL"/>
          <w:rPrChange w:id="0" w:author="eCORRECTOR" w:date="2020-10-13T19:54:00Z">
            <w:rPr>
              <w:sz w:val="24"/>
              <w:szCs w:val="24"/>
              <w:rFonts w:ascii="Times New Roman" w:hAnsi="Times New Roman" w:cs="Times New Roman"/>
              <w:lang w:val="en-US" w:eastAsia="pl-PL"/>
            </w:rPr>
          </w:rPrChange>
        </w:rPr>
        <w:t>(Dufour and Perris, 1840). Many of them are rare and threatened with extinction in Poland, e.g.</w:t>
      </w:r>
      <w:ins w:id="1369" w:author="Editor" w:date="2020-10-13T11:53:00Z">
        <w:r>
          <w:rPr>
            <w:rFonts w:cs="Times New Roman" w:ascii="Times New Roman" w:hAnsi="Times New Roman"/>
            <w:sz w:val="24"/>
            <w:szCs w:val="24"/>
            <w:lang w:val="en-US" w:eastAsia="pl-PL"/>
          </w:rPr>
          <w:t>,</w:t>
        </w:r>
      </w:ins>
      <w:r>
        <w:rPr>
          <w:rFonts w:cs="Times New Roman" w:ascii="Times New Roman" w:hAnsi="Times New Roman"/>
          <w:sz w:val="24"/>
          <w:szCs w:val="24"/>
          <w:lang w:val="en-US" w:eastAsia="pl-PL"/>
          <w:rPrChange w:id="0" w:author="eCORRECTOR" w:date="2020-10-13T19:54:00Z">
            <w:rPr>
              <w:sz w:val="24"/>
              <w:szCs w:val="24"/>
              <w:rFonts w:ascii="Times New Roman" w:hAnsi="Times New Roman" w:cs="Times New Roman"/>
              <w:lang w:val="en-US" w:eastAsia="pl-PL"/>
            </w:rPr>
          </w:rPrChange>
        </w:rPr>
        <w:t xml:space="preserve"> </w:t>
      </w:r>
      <w:r>
        <w:rPr>
          <w:rFonts w:cs="Times New Roman" w:ascii="Times New Roman" w:hAnsi="Times New Roman"/>
          <w:i/>
          <w:iCs/>
          <w:sz w:val="24"/>
          <w:szCs w:val="24"/>
          <w:lang w:val="en-US" w:eastAsia="pl-PL"/>
          <w:rPrChange w:id="0" w:author="eCORRECTOR" w:date="2020-10-13T19:54:00Z">
            <w:rPr>
              <w:sz w:val="24"/>
              <w:i/>
              <w:szCs w:val="24"/>
              <w:iCs/>
              <w:rFonts w:ascii="Times New Roman" w:hAnsi="Times New Roman" w:cs="Times New Roman"/>
              <w:lang w:val="en-US" w:eastAsia="pl-PL"/>
            </w:rPr>
          </w:rPrChange>
        </w:rPr>
        <w:t xml:space="preserve">Bembecinus tridens </w:t>
      </w:r>
      <w:r>
        <w:rPr>
          <w:rFonts w:cs="Times New Roman" w:ascii="Times New Roman" w:hAnsi="Times New Roman"/>
          <w:sz w:val="24"/>
          <w:szCs w:val="24"/>
          <w:lang w:val="en-US" w:eastAsia="pl-PL"/>
          <w:rPrChange w:id="0" w:author="eCORRECTOR" w:date="2020-10-13T19:54:00Z">
            <w:rPr>
              <w:sz w:val="24"/>
              <w:szCs w:val="24"/>
              <w:rFonts w:ascii="Times New Roman" w:hAnsi="Times New Roman" w:cs="Times New Roman"/>
              <w:lang w:val="en-US" w:eastAsia="pl-PL"/>
            </w:rPr>
          </w:rPrChange>
        </w:rPr>
        <w:t xml:space="preserve">(F., 1781), </w:t>
      </w:r>
      <w:r>
        <w:rPr>
          <w:rFonts w:cs="Times New Roman" w:ascii="Times New Roman" w:hAnsi="Times New Roman"/>
          <w:i/>
          <w:iCs/>
          <w:sz w:val="24"/>
          <w:szCs w:val="24"/>
          <w:lang w:val="en-US" w:eastAsia="pl-PL"/>
          <w:rPrChange w:id="0" w:author="eCORRECTOR" w:date="2020-10-13T19:54:00Z">
            <w:rPr>
              <w:sz w:val="24"/>
              <w:i/>
              <w:szCs w:val="24"/>
              <w:iCs/>
              <w:rFonts w:ascii="Times New Roman" w:hAnsi="Times New Roman" w:cs="Times New Roman"/>
              <w:lang w:val="en-US" w:eastAsia="pl-PL"/>
            </w:rPr>
          </w:rPrChange>
        </w:rPr>
        <w:t xml:space="preserve">Harpactus laevis </w:t>
      </w:r>
      <w:r>
        <w:rPr>
          <w:rFonts w:cs="Times New Roman" w:ascii="Times New Roman" w:hAnsi="Times New Roman"/>
          <w:sz w:val="24"/>
          <w:szCs w:val="24"/>
          <w:lang w:val="en-US" w:eastAsia="pl-PL"/>
          <w:rPrChange w:id="0" w:author="eCORRECTOR" w:date="2020-10-13T19:54:00Z">
            <w:rPr>
              <w:sz w:val="24"/>
              <w:szCs w:val="24"/>
              <w:rFonts w:ascii="Times New Roman" w:hAnsi="Times New Roman" w:cs="Times New Roman"/>
              <w:lang w:val="en-US" w:eastAsia="pl-PL"/>
            </w:rPr>
          </w:rPrChange>
        </w:rPr>
        <w:t xml:space="preserve">(Lat., 1792), </w:t>
      </w:r>
      <w:ins w:id="1375" w:author="Editor" w:date="2020-10-13T11:54:00Z">
        <w:r>
          <w:rPr>
            <w:rFonts w:cs="Times New Roman" w:ascii="Times New Roman" w:hAnsi="Times New Roman"/>
            <w:sz w:val="24"/>
            <w:szCs w:val="24"/>
            <w:lang w:val="en-US" w:eastAsia="pl-PL"/>
          </w:rPr>
          <w:t xml:space="preserve">and </w:t>
        </w:r>
      </w:ins>
      <w:r>
        <w:rPr>
          <w:rFonts w:cs="Times New Roman" w:ascii="Times New Roman" w:hAnsi="Times New Roman"/>
          <w:i/>
          <w:iCs/>
          <w:sz w:val="24"/>
          <w:szCs w:val="24"/>
          <w:lang w:val="en-US" w:eastAsia="pl-PL"/>
          <w:rPrChange w:id="0" w:author="eCORRECTOR" w:date="2020-10-13T19:54:00Z">
            <w:rPr>
              <w:sz w:val="24"/>
              <w:i/>
              <w:szCs w:val="24"/>
              <w:iCs/>
              <w:rFonts w:ascii="Times New Roman" w:hAnsi="Times New Roman" w:cs="Times New Roman"/>
              <w:lang w:val="en-US" w:eastAsia="pl-PL"/>
            </w:rPr>
          </w:rPrChange>
        </w:rPr>
        <w:t xml:space="preserve">Lestica alata </w:t>
      </w:r>
      <w:r>
        <w:rPr>
          <w:rFonts w:cs="Times New Roman" w:ascii="Times New Roman" w:hAnsi="Times New Roman"/>
          <w:sz w:val="24"/>
          <w:szCs w:val="24"/>
          <w:lang w:val="en-US" w:eastAsia="pl-PL"/>
          <w:rPrChange w:id="0" w:author="eCORRECTOR" w:date="2020-10-13T19:54:00Z">
            <w:rPr>
              <w:sz w:val="24"/>
              <w:szCs w:val="24"/>
              <w:rFonts w:ascii="Times New Roman" w:hAnsi="Times New Roman" w:cs="Times New Roman"/>
              <w:lang w:val="en-US" w:eastAsia="pl-PL"/>
            </w:rPr>
          </w:rPrChange>
        </w:rPr>
        <w:t xml:space="preserve">(Panzer, 1797).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A similar relationship was observed during research on </w:t>
      </w:r>
      <w:ins w:id="1379" w:author="Editor" w:date="2020-10-13T11:54: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attractiveness of another type of anthropogenic habitats, </w:t>
      </w:r>
      <w:del w:id="1381" w:author="Editor" w:date="2020-10-13T11:54:00Z">
        <w:r>
          <w:rPr>
            <w:rFonts w:cs="Times New Roman" w:ascii="Times New Roman" w:hAnsi="Times New Roman"/>
            <w:sz w:val="24"/>
            <w:szCs w:val="24"/>
            <w:lang w:val="en-US"/>
          </w:rPr>
          <w:delText>i.e.</w:delText>
        </w:r>
      </w:del>
      <w:ins w:id="1382" w:author="Editor" w:date="2020-10-13T11:54:00Z">
        <w:r>
          <w:rPr>
            <w:rFonts w:cs="Times New Roman" w:ascii="Times New Roman" w:hAnsi="Times New Roman"/>
            <w:sz w:val="24"/>
            <w:szCs w:val="24"/>
            <w:lang w:val="en-US"/>
          </w:rPr>
          <w:t>namely</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t>
      </w:r>
      <w:bookmarkStart w:id="14" w:name="__DdeLink__2462_3472169688"/>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Solvay</w:t>
      </w:r>
      <w:bookmarkEnd w:id="14"/>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process waste beds</w:t>
      </w:r>
      <w:del w:id="1386" w:author="Editor" w:date="2020-10-13T11:54: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rich in calcium (Twerd et al., 2017). The cited study showed that the most favo</w:t>
      </w:r>
      <w:del w:id="1388" w:author="Editor" w:date="2020-10-13T11:54:00Z">
        <w:r>
          <w:rPr>
            <w:rFonts w:cs="Times New Roman" w:ascii="Times New Roman" w:hAnsi="Times New Roman"/>
            <w:sz w:val="24"/>
            <w:szCs w:val="24"/>
            <w:lang w:val="en-US"/>
          </w:rPr>
          <w:delText>u</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rable stage of succession in the waste beds was their colonization by woody vegetation, as the bee community included then species characteristic of open habitats as well as stenotopic species associated with wooded habitats (Twerd et al., 2017). In the present study, this was possible because the </w:t>
      </w:r>
      <w:del w:id="1390" w:author="Editor" w:date="2020-10-13T11:54:00Z">
        <w:r>
          <w:rPr>
            <w:rFonts w:cs="Times New Roman" w:ascii="Times New Roman" w:hAnsi="Times New Roman"/>
            <w:sz w:val="24"/>
            <w:szCs w:val="24"/>
            <w:lang w:val="en-US"/>
          </w:rPr>
          <w:delText xml:space="preserve">analysed </w:delText>
        </w:r>
      </w:del>
      <w:ins w:id="1391" w:author="Editor" w:date="2020-10-13T11:54:00Z">
        <w:r>
          <w:rPr>
            <w:rFonts w:cs="Times New Roman" w:ascii="Times New Roman" w:hAnsi="Times New Roman"/>
            <w:sz w:val="24"/>
            <w:szCs w:val="24"/>
            <w:lang w:val="en-US"/>
          </w:rPr>
          <w:t xml:space="preserve">analyzed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sand quarries are exploited only periodically. Because of the small scale of exploitation of the sand quarries, they are subject to spontaneous succession. As a result, various microhabitats are formed within them, including both bare sandy soil and areas colonized by vegetation, including forest communities. Besides, in some of the sand quarries, exploitation </w:t>
      </w:r>
      <w:ins w:id="1393" w:author="Editor" w:date="2020-10-13T11:55:00Z">
        <w:r>
          <w:rPr>
            <w:rFonts w:cs="Times New Roman" w:ascii="Times New Roman" w:hAnsi="Times New Roman"/>
            <w:sz w:val="24"/>
            <w:szCs w:val="24"/>
            <w:lang w:val="en-US"/>
          </w:rPr>
          <w:t>ceased in</w:t>
        </w:r>
      </w:ins>
      <w:del w:id="1394" w:author="Editor" w:date="2020-10-13T11:55:00Z">
        <w:r>
          <w:rPr>
            <w:rFonts w:cs="Times New Roman" w:ascii="Times New Roman" w:hAnsi="Times New Roman"/>
            <w:sz w:val="24"/>
            <w:szCs w:val="24"/>
            <w:lang w:val="en-US"/>
          </w:rPr>
          <w:delText>was stopped about the year</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2006</w:t>
      </w:r>
      <w:ins w:id="1396" w:author="Editor" w:date="2020-10-13T11:55:00Z">
        <w:r>
          <w:rPr>
            <w:rFonts w:cs="Times New Roman" w:ascii="Times New Roman" w:hAnsi="Times New Roman"/>
            <w:sz w:val="24"/>
            <w:szCs w:val="24"/>
            <w:lang w:val="en-US"/>
          </w:rPr>
          <w:t>; the sites</w:t>
        </w:r>
      </w:ins>
      <w:del w:id="1397" w:author="Editor" w:date="2020-10-13T11:55:00Z">
        <w:r>
          <w:rPr>
            <w:rFonts w:cs="Times New Roman" w:ascii="Times New Roman" w:hAnsi="Times New Roman"/>
            <w:sz w:val="24"/>
            <w:szCs w:val="24"/>
            <w:lang w:val="en-US"/>
          </w:rPr>
          <w:delText>. The sites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were not rehabilitated and were only subject to spontaneous succession. At present, they are dominated by </w:t>
      </w:r>
      <w:r>
        <w:rPr>
          <w:rFonts w:cs="Times New Roman" w:ascii="Times New Roman" w:hAnsi="Times New Roman"/>
          <w:i/>
          <w:iCs/>
          <w:sz w:val="24"/>
          <w:szCs w:val="24"/>
          <w:lang w:val="en-US"/>
          <w:rPrChange w:id="0" w:author="eCORRECTOR" w:date="2020-10-13T19:54:00Z">
            <w:rPr>
              <w:sz w:val="24"/>
              <w:i/>
              <w:szCs w:val="24"/>
              <w:iCs/>
              <w:rFonts w:ascii="Times New Roman" w:hAnsi="Times New Roman" w:cs="Times New Roman"/>
              <w:lang w:val="en-US"/>
            </w:rPr>
          </w:rPrChange>
        </w:rPr>
        <w:t xml:space="preserve">Pinus </w:t>
      </w:r>
      <w:r>
        <w:rPr>
          <w:rFonts w:cs="Times New Roman" w:ascii="Times New Roman" w:hAnsi="Times New Roman"/>
          <w:i/>
          <w:sz w:val="24"/>
          <w:szCs w:val="24"/>
          <w:lang w:val="en-US"/>
          <w:rPrChange w:id="0" w:author="eCORRECTOR" w:date="2020-10-13T19:54:00Z">
            <w:rPr>
              <w:sz w:val="24"/>
              <w:i/>
              <w:szCs w:val="24"/>
              <w:rFonts w:ascii="Times New Roman" w:hAnsi="Times New Roman" w:cs="Times New Roman"/>
              <w:lang w:val="en-US"/>
            </w:rPr>
          </w:rPrChange>
        </w:rPr>
        <w:t xml:space="preserve">sylvestris.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In this case (late stage of succession), the proportion of herbaceous vegetation reached 15–40%, while </w:t>
      </w:r>
      <w:ins w:id="1402" w:author="Editor" w:date="2020-10-13T11:55:00Z">
        <w:r>
          <w:rPr>
            <w:rFonts w:cs="Times New Roman" w:ascii="Times New Roman" w:hAnsi="Times New Roman"/>
            <w:sz w:val="24"/>
            <w:szCs w:val="24"/>
            <w:lang w:val="en-US"/>
          </w:rPr>
          <w:t xml:space="preserve">that of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woody vegetation exceeded 60%. Anyway, in most such sand quarries, part of deposits remained uncovered. This was due to the fact that when industrial exploitation </w:t>
      </w:r>
      <w:ins w:id="1404" w:author="Editor" w:date="2020-10-13T11:56:00Z">
        <w:r>
          <w:rPr>
            <w:rFonts w:cs="Times New Roman" w:ascii="Times New Roman" w:hAnsi="Times New Roman"/>
            <w:sz w:val="24"/>
            <w:szCs w:val="24"/>
            <w:lang w:val="en-US"/>
          </w:rPr>
          <w:t>ceased</w:t>
        </w:r>
      </w:ins>
      <w:del w:id="1405" w:author="Editor" w:date="2020-10-13T11:56:00Z">
        <w:r>
          <w:rPr>
            <w:rFonts w:cs="Times New Roman" w:ascii="Times New Roman" w:hAnsi="Times New Roman"/>
            <w:sz w:val="24"/>
            <w:szCs w:val="24"/>
            <w:lang w:val="en-US"/>
          </w:rPr>
          <w:delText>was stopped</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the local inhabitants often started to use them illegally, which does not allow </w:t>
      </w:r>
      <w:ins w:id="1407" w:author="Editor" w:date="2020-10-13T11:56:00Z">
        <w:r>
          <w:rPr>
            <w:rFonts w:cs="Times New Roman" w:ascii="Times New Roman" w:hAnsi="Times New Roman"/>
            <w:sz w:val="24"/>
            <w:szCs w:val="24"/>
            <w:lang w:val="en-US"/>
          </w:rPr>
          <w:t xml:space="preserve">complete </w:t>
        </w:r>
      </w:ins>
      <w:del w:id="1408" w:author="Editor" w:date="2020-10-13T11:56:00Z">
        <w:r>
          <w:rPr>
            <w:rFonts w:cs="Times New Roman" w:ascii="Times New Roman" w:hAnsi="Times New Roman"/>
            <w:sz w:val="24"/>
            <w:szCs w:val="24"/>
            <w:lang w:val="en-US"/>
          </w:rPr>
          <w:delText xml:space="preserve">their complete </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colonization by plants. However, this creates conditions for </w:t>
      </w:r>
      <w:ins w:id="1410" w:author="Editor" w:date="2020-10-13T11:56: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coexistence of species with different habitat preferences</w:t>
      </w:r>
      <w:del w:id="1412" w:author="Editor" w:date="2020-10-13T11:56: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and thus increases the conservation value of these sites (Kerbiriou et al., 2018).</w:t>
      </w:r>
      <w:bookmarkStart w:id="15" w:name="_GoBack"/>
      <w:bookmarkEnd w:id="15"/>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Communities of herbivores, in contrast to kleptoparasites and predators, greatly differed </w:t>
      </w:r>
      <w:ins w:id="1415" w:author="Editor" w:date="2020-10-13T11:56:00Z">
        <w:r>
          <w:rPr>
            <w:rFonts w:cs="Times New Roman" w:ascii="Times New Roman" w:hAnsi="Times New Roman"/>
            <w:sz w:val="24"/>
            <w:szCs w:val="24"/>
            <w:lang w:val="en-US"/>
          </w:rPr>
          <w:t>among the successional s</w:t>
        </w:r>
      </w:ins>
      <w:ins w:id="1416" w:author="Editor" w:date="2020-10-13T11:57:00Z">
        <w:r>
          <w:rPr>
            <w:rFonts w:cs="Times New Roman" w:ascii="Times New Roman" w:hAnsi="Times New Roman"/>
            <w:sz w:val="24"/>
            <w:szCs w:val="24"/>
            <w:lang w:val="en-US"/>
          </w:rPr>
          <w:t>tages, which leads us to infer</w:t>
        </w:r>
      </w:ins>
      <w:del w:id="1417" w:author="Editor" w:date="2020-10-13T11:57:00Z">
        <w:r>
          <w:rPr>
            <w:rFonts w:cs="Times New Roman" w:ascii="Times New Roman" w:hAnsi="Times New Roman"/>
            <w:sz w:val="24"/>
            <w:szCs w:val="24"/>
            <w:lang w:val="en-US"/>
          </w:rPr>
          <w:delText>between the stages of succession and our results may indicate</w:delText>
        </w:r>
      </w:del>
      <w:ins w:id="1418" w:author="Editor" w:date="2020-10-13T11:57:00Z">
        <w:r>
          <w:rPr>
            <w:rFonts w:cs="Times New Roman" w:ascii="Times New Roman" w:hAnsi="Times New Roman"/>
            <w:sz w:val="24"/>
            <w:szCs w:val="24"/>
            <w:lang w:val="en-US"/>
          </w:rPr>
          <w:t xml:space="preserve"> that random factors play</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a significant role </w:t>
      </w:r>
      <w:ins w:id="1420" w:author="Editor" w:date="2020-10-13T11:57:00Z">
        <w:r>
          <w:rPr>
            <w:rFonts w:cs="Times New Roman" w:ascii="Times New Roman" w:hAnsi="Times New Roman"/>
            <w:sz w:val="24"/>
            <w:szCs w:val="24"/>
            <w:lang w:val="en-US"/>
          </w:rPr>
          <w:t>in their variability</w:t>
        </w:r>
      </w:ins>
      <w:del w:id="1421" w:author="Editor" w:date="2020-10-13T11:57:00Z">
        <w:r>
          <w:rPr>
            <w:rFonts w:cs="Times New Roman" w:ascii="Times New Roman" w:hAnsi="Times New Roman"/>
            <w:sz w:val="24"/>
            <w:szCs w:val="24"/>
            <w:lang w:val="en-US"/>
          </w:rPr>
          <w:delText>of random factors conditioning their variability</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(Ponisio et al., 2017). On the other hand, in contrast to our expectations, predator communities maintained some degree of structural coherence, in spite of the faster species turnover rate. This is reflected in a relatively high number of persistent species, present in all stages of succession</w:t>
      </w:r>
      <w:ins w:id="1423" w:author="Editor" w:date="2020-10-13T11:58:00Z">
        <w:r>
          <w:rPr>
            <w:rFonts w:cs="Times New Roman" w:ascii="Times New Roman" w:hAnsi="Times New Roman"/>
            <w:sz w:val="24"/>
            <w:szCs w:val="24"/>
            <w:lang w:val="en-US"/>
          </w:rPr>
          <w:t xml:space="preserve"> suggesting</w:t>
        </w:r>
      </w:ins>
      <w:del w:id="1424" w:author="Editor" w:date="2020-10-13T11:58:00Z">
        <w:r>
          <w:rPr>
            <w:rFonts w:cs="Times New Roman" w:ascii="Times New Roman" w:hAnsi="Times New Roman"/>
            <w:sz w:val="24"/>
            <w:szCs w:val="24"/>
            <w:lang w:val="en-US"/>
          </w:rPr>
          <w:delText>. This suggests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that these species </w:t>
      </w:r>
      <w:del w:id="1426" w:author="Editor" w:date="2020-10-13T11:58:00Z">
        <w:r>
          <w:rPr>
            <w:rFonts w:cs="Times New Roman" w:ascii="Times New Roman" w:hAnsi="Times New Roman"/>
            <w:sz w:val="24"/>
            <w:szCs w:val="24"/>
            <w:lang w:val="en-US"/>
          </w:rPr>
          <w:delText>might be</w:delText>
        </w:r>
      </w:del>
      <w:ins w:id="1427" w:author="Editor" w:date="2020-10-13T11:58:00Z">
        <w:r>
          <w:rPr>
            <w:rFonts w:cs="Times New Roman" w:ascii="Times New Roman" w:hAnsi="Times New Roman"/>
            <w:sz w:val="24"/>
            <w:szCs w:val="24"/>
            <w:lang w:val="en-US"/>
          </w:rPr>
          <w:t>are</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keystone species in trophic networks (Piraino et al., 2002). From the conservation standpoint, special attention is paid to rare and threatened species. However, they do not necessarily perform an important function in ecosystems, and their increased contribution to the community can be due to habitat size (Krauss et al., 2009) and </w:t>
      </w:r>
      <w:ins w:id="1429" w:author="Editor" w:date="2020-10-13T11:58:00Z">
        <w:r>
          <w:rPr>
            <w:rFonts w:cs="Times New Roman" w:ascii="Times New Roman" w:hAnsi="Times New Roman"/>
            <w:sz w:val="24"/>
            <w:szCs w:val="24"/>
            <w:lang w:val="en-US"/>
          </w:rPr>
          <w:t>t</w:t>
        </w:r>
      </w:ins>
      <w:ins w:id="1430" w:author="Editor" w:date="2020-10-13T11:59:00Z">
        <w:r>
          <w:rPr>
            <w:rFonts w:cs="Times New Roman" w:ascii="Times New Roman" w:hAnsi="Times New Roman"/>
            <w:sz w:val="24"/>
            <w:szCs w:val="24"/>
            <w:lang w:val="en-US"/>
          </w:rPr>
          <w:t xml:space="preserve">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proximity of natural habitats (Novák and Konvička, 2006). The role of rare species in the communities is still unclear, but our study assessed changes taking place in Aculeata communities and suggests that </w:t>
      </w:r>
      <w:ins w:id="1432" w:author="Editor" w:date="2020-10-13T11:59: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overall variability of communities should be taken into account, with numbers of rare and threatened species, </w:t>
      </w:r>
      <w:ins w:id="1434" w:author="Editor" w:date="2020-10-13T11:59:00Z">
        <w:r>
          <w:rPr>
            <w:rFonts w:cs="Times New Roman" w:ascii="Times New Roman" w:hAnsi="Times New Roman"/>
            <w:sz w:val="24"/>
            <w:szCs w:val="24"/>
            <w:lang w:val="en-US"/>
          </w:rPr>
          <w:t>when determining</w:t>
        </w:r>
      </w:ins>
      <w:del w:id="1435" w:author="Editor" w:date="2020-10-13T11:59:00Z">
        <w:r>
          <w:rPr>
            <w:rFonts w:cs="Times New Roman" w:ascii="Times New Roman" w:hAnsi="Times New Roman"/>
            <w:sz w:val="24"/>
            <w:szCs w:val="24"/>
            <w:lang w:val="en-US"/>
          </w:rPr>
          <w:delText>to determine</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protection priorities.</w:t>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6. Conclusions</w:t>
      </w:r>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Spontaneously colonized sand quarries can play an important</w:t>
      </w:r>
      <w:del w:id="1439" w:author="Editor" w:date="2020-10-13T12:00: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trans-regional role in nature conservation</w:t>
      </w:r>
      <w:del w:id="1441" w:author="Editor" w:date="2020-10-13T12:00: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as favo</w:t>
      </w:r>
      <w:del w:id="1443" w:author="Editor" w:date="2020-10-13T12:00:00Z">
        <w:r>
          <w:rPr>
            <w:rFonts w:cs="Times New Roman" w:ascii="Times New Roman" w:hAnsi="Times New Roman"/>
            <w:sz w:val="24"/>
            <w:szCs w:val="24"/>
            <w:lang w:val="en-US"/>
          </w:rPr>
          <w:delText>u</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rable sites for rare insect species and as substitute habitats for </w:t>
      </w:r>
      <w:ins w:id="1445" w:author="Editor" w:date="2020-10-13T12:01:00Z">
        <w:commentRangeStart w:id="18"/>
        <w:r>
          <w:rPr>
            <w:rFonts w:cs="Times New Roman" w:ascii="Times New Roman" w:hAnsi="Times New Roman"/>
            <w:sz w:val="24"/>
            <w:szCs w:val="24"/>
            <w:lang w:val="en-US"/>
          </w:rPr>
          <w:t>threatened species</w:t>
        </w:r>
      </w:ins>
      <w:del w:id="1446" w:author="Editor" w:date="2020-10-13T12:01:00Z">
        <w:r>
          <w:rPr>
            <w:rFonts w:cs="Times New Roman" w:ascii="Times New Roman" w:hAnsi="Times New Roman"/>
            <w:sz w:val="24"/>
            <w:szCs w:val="24"/>
            <w:lang w:val="en-US"/>
          </w:rPr>
          <w:delText>species threatened with extinction</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in Europe</w:t>
      </w:r>
      <w:r>
        <w:rPr>
          <w:rFonts w:cs="Times New Roman" w:ascii="Times New Roman" w:hAnsi="Times New Roman"/>
          <w:sz w:val="24"/>
          <w:szCs w:val="24"/>
          <w:lang w:val="en-US"/>
        </w:rPr>
      </w:r>
      <w:commentRangeEnd w:id="18"/>
      <w:r>
        <w:commentReference w:id="18"/>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However, their protective value</w:t>
      </w:r>
      <w:ins w:id="1449" w:author="Editor" w:date="2020-10-13T12:01:00Z">
        <w:r>
          <w:rPr>
            <w:rFonts w:cs="Times New Roman" w:ascii="Times New Roman" w:hAnsi="Times New Roman"/>
            <w:sz w:val="24"/>
            <w:szCs w:val="24"/>
            <w:lang w:val="en-US"/>
          </w:rPr>
          <w:t>s</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for individual taxa and groups differing in life history var</w:t>
      </w:r>
      <w:ins w:id="1451" w:author="Editor" w:date="2020-10-13T12:01:00Z">
        <w:r>
          <w:rPr>
            <w:rFonts w:cs="Times New Roman" w:ascii="Times New Roman" w:hAnsi="Times New Roman"/>
            <w:sz w:val="24"/>
            <w:szCs w:val="24"/>
            <w:lang w:val="en-US"/>
          </w:rPr>
          <w:t>y</w:t>
        </w:r>
      </w:ins>
      <w:del w:id="1452" w:author="Editor" w:date="2020-10-13T12:01:00Z">
        <w:r>
          <w:rPr>
            <w:rFonts w:cs="Times New Roman" w:ascii="Times New Roman" w:hAnsi="Times New Roman"/>
            <w:sz w:val="24"/>
            <w:szCs w:val="24"/>
            <w:lang w:val="en-US"/>
          </w:rPr>
          <w:delText>ies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widely</w:t>
      </w:r>
      <w:ins w:id="1454" w:author="Editor" w:date="2020-10-13T12:02:00Z">
        <w:r>
          <w:rPr>
            <w:rFonts w:cs="Times New Roman" w:ascii="Times New Roman" w:hAnsi="Times New Roman"/>
            <w:sz w:val="24"/>
            <w:szCs w:val="24"/>
            <w:lang w:val="en-US"/>
          </w:rPr>
          <w:t>, and therefore, a</w:t>
        </w:r>
      </w:ins>
      <w:del w:id="1455" w:author="Editor" w:date="2020-10-13T12:02:00Z">
        <w:r>
          <w:rPr>
            <w:rFonts w:cs="Times New Roman" w:ascii="Times New Roman" w:hAnsi="Times New Roman"/>
            <w:sz w:val="24"/>
            <w:szCs w:val="24"/>
            <w:lang w:val="en-US"/>
          </w:rPr>
          <w:delText>. That is why a</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multi-taxon approach is needed for </w:t>
      </w:r>
      <w:ins w:id="1457" w:author="Editor" w:date="2020-10-13T12:02: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development of </w:t>
      </w:r>
      <w:ins w:id="1459" w:author="Editor" w:date="2020-10-13T12:02:00Z">
        <w:r>
          <w:rPr>
            <w:rFonts w:cs="Times New Roman" w:ascii="Times New Roman" w:hAnsi="Times New Roman"/>
            <w:sz w:val="24"/>
            <w:szCs w:val="24"/>
            <w:lang w:val="en-US"/>
          </w:rPr>
          <w:t xml:space="preserve">adequate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management plans for such sites. The problem of </w:t>
      </w:r>
      <w:ins w:id="1461" w:author="Editor" w:date="2020-10-13T12:02: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simultaneous protection of species with different ecological requirements can be solved by allowing spontaneous succession in abandoned mines. Because of species substitution, which takes place during natural succession, active protection measures must </w:t>
      </w:r>
      <w:ins w:id="1463" w:author="Editor" w:date="2020-10-13T12:02:00Z">
        <w:r>
          <w:rPr>
            <w:rFonts w:cs="Times New Roman" w:ascii="Times New Roman" w:hAnsi="Times New Roman"/>
            <w:sz w:val="24"/>
            <w:szCs w:val="24"/>
            <w:lang w:val="en-US"/>
          </w:rPr>
          <w:t xml:space="preserve">also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be implemented</w:t>
      </w:r>
      <w:del w:id="1465" w:author="Editor" w:date="2020-10-13T12:02:00Z">
        <w:r>
          <w:rPr>
            <w:rFonts w:cs="Times New Roman" w:ascii="Times New Roman" w:hAnsi="Times New Roman"/>
            <w:sz w:val="24"/>
            <w:szCs w:val="24"/>
            <w:lang w:val="en-US"/>
          </w:rPr>
          <w:delText>, too</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Such measures should aim at </w:t>
      </w:r>
      <w:ins w:id="1467" w:author="Editor" w:date="2020-10-13T12:02: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maintenance of a mosaic of habitat</w:t>
      </w:r>
      <w:ins w:id="1469" w:author="Editor" w:date="2020-10-13T12:03:00Z">
        <w:r>
          <w:rPr>
            <w:rFonts w:cs="Times New Roman" w:ascii="Times New Roman" w:hAnsi="Times New Roman"/>
            <w:sz w:val="24"/>
            <w:szCs w:val="24"/>
            <w:lang w:val="en-US"/>
          </w:rPr>
          <w:t>s in</w:t>
        </w:r>
      </w:ins>
      <w:del w:id="1470" w:author="Editor" w:date="2020-10-13T12:03:00Z">
        <w:r>
          <w:rPr>
            <w:rFonts w:cs="Times New Roman" w:ascii="Times New Roman" w:hAnsi="Times New Roman"/>
            <w:sz w:val="24"/>
            <w:szCs w:val="24"/>
            <w:lang w:val="en-US"/>
          </w:rPr>
          <w:delText xml:space="preserve"> sat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various stages of successional transformation</w:t>
      </w:r>
      <w:del w:id="1472" w:author="Editor" w:date="2020-10-13T12:03:00Z">
        <w:r>
          <w:rPr>
            <w:rFonts w:cs="Times New Roman" w:ascii="Times New Roman" w:hAnsi="Times New Roman"/>
            <w:sz w:val="24"/>
            <w:szCs w:val="24"/>
            <w:lang w:val="en-US"/>
          </w:rPr>
          <w:delText>s</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w:t>
      </w:r>
    </w:p>
    <w:p>
      <w:pPr>
        <w:pStyle w:val="Nagwek21"/>
        <w:spacing w:lineRule="auto" w:line="480" w:before="0" w:after="240"/>
        <w:jc w:val="both"/>
        <w:rPr>
          <w:rFonts w:ascii="Times New Roman" w:hAnsi="Times New Roman" w:cs="Times New Roman"/>
          <w:color w:val="auto"/>
          <w:sz w:val="24"/>
          <w:szCs w:val="24"/>
          <w:lang w:val="en-US"/>
        </w:rPr>
      </w:pPr>
      <w:r>
        <w:rPr>
          <w:rFonts w:cs="Times New Roman" w:ascii="Times New Roman" w:hAnsi="Times New Roman"/>
          <w:b/>
          <w:bCs/>
          <w:color w:val="auto"/>
          <w:sz w:val="24"/>
          <w:szCs w:val="24"/>
          <w:lang w:val="en-US"/>
          <w:rPrChange w:id="0" w:author="eCORRECTOR" w:date="2020-10-13T19:54:00Z">
            <w:rPr>
              <w:sz w:val="24"/>
              <w:b/>
              <w:szCs w:val="24"/>
              <w:bCs/>
              <w:rFonts w:ascii="Times New Roman" w:hAnsi="Times New Roman" w:cs="Times New Roman"/>
              <w:color w:val="auto"/>
              <w:lang w:val="en-US"/>
            </w:rPr>
          </w:rPrChange>
        </w:rPr>
        <w:t>Acknowledgments</w:t>
      </w:r>
    </w:p>
    <w:p>
      <w:pPr>
        <w:pStyle w:val="Tekstpodstawowywcity21"/>
        <w:spacing w:before="29" w:after="29"/>
        <w:ind w:left="0" w:hanging="0"/>
        <w:jc w:val="both"/>
        <w:rPr>
          <w:rFonts w:ascii="Times New Roman" w:hAnsi="Times New Roman" w:cs="Times New Roman"/>
          <w:sz w:val="24"/>
          <w:szCs w:val="24"/>
          <w:lang w:val="en-US"/>
        </w:rPr>
      </w:pP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This work was supported by the Polish Minister of Science and Higher Education</w:t>
      </w:r>
      <w:del w:id="1476" w:author="Editor" w:date="2020-10-13T12:03:00Z">
        <w:r>
          <w:rPr>
            <w:rFonts w:cs="Times New Roman" w:ascii="Times New Roman" w:hAnsi="Times New Roman"/>
            <w:sz w:val="24"/>
            <w:szCs w:val="24"/>
            <w:lang w:val="en-US"/>
          </w:rPr>
          <w:delText>,</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within the program “Regional Initiative of Excellence” in 2019-2022 [Grant No. 008/RID/2018/19].</w:t>
      </w:r>
    </w:p>
    <w:p>
      <w:pPr>
        <w:pStyle w:val="Tekstpodstawowywcity21"/>
        <w:spacing w:before="360" w:after="240"/>
        <w:ind w:left="0" w:hanging="0"/>
        <w:jc w:val="both"/>
        <w:rPr>
          <w:rFonts w:ascii="Times New Roman" w:hAnsi="Times New Roman" w:cs="Times New Roman"/>
          <w:b/>
          <w:b/>
          <w:sz w:val="24"/>
          <w:szCs w:val="24"/>
          <w:lang w:val="en-US"/>
        </w:rPr>
      </w:pPr>
      <w:r>
        <w:rPr>
          <w:rFonts w:cs="Times New Roman" w:ascii="Times New Roman" w:hAnsi="Times New Roman"/>
          <w:b/>
          <w:sz w:val="24"/>
          <w:szCs w:val="24"/>
          <w:lang w:val="en-US"/>
          <w:rPrChange w:id="0" w:author="eCORRECTOR" w:date="2020-10-13T19:54:00Z">
            <w:rPr>
              <w:sz w:val="24"/>
              <w:b/>
              <w:szCs w:val="24"/>
              <w:rFonts w:ascii="Times New Roman" w:hAnsi="Times New Roman" w:cs="Times New Roman"/>
              <w:lang w:val="en-US"/>
            </w:rPr>
          </w:rPrChange>
        </w:rPr>
        <w:t>References</w:t>
      </w:r>
    </w:p>
    <w:p>
      <w:pPr>
        <w:pStyle w:val="Normal"/>
        <w:spacing w:lineRule="auto" w:line="480"/>
        <w:jc w:val="both"/>
        <w:rPr>
          <w:rFonts w:ascii="Times New Roman" w:hAnsi="Times New Roman" w:cs="Times New Roman"/>
          <w:sz w:val="24"/>
          <w:szCs w:val="24"/>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Fig. 1.</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Location of study sites (sand quarries).</w:t>
      </w:r>
    </w:p>
    <w:p>
      <w:pPr>
        <w:pStyle w:val="Normal"/>
        <w:spacing w:lineRule="auto" w:line="480" w:before="0" w:after="240"/>
        <w:jc w:val="both"/>
        <w:rPr>
          <w:rFonts w:ascii="Times New Roman" w:hAnsi="Times New Roman" w:cs="Times New Roman"/>
          <w:color w:val="000000"/>
          <w:sz w:val="24"/>
          <w:szCs w:val="24"/>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 xml:space="preserve">Fig. 2.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Representative photographs of stages of plant succession in sand quarries: a, b</w:t>
      </w:r>
      <w:r>
        <w:rPr>
          <w:rFonts w:cs="Times New Roman" w:ascii="Times New Roman" w:hAnsi="Times New Roman"/>
          <w:color w:val="000000"/>
          <w:sz w:val="24"/>
          <w:szCs w:val="24"/>
          <w:lang w:val="en-US"/>
          <w:rPrChange w:id="0" w:author="eCORRECTOR" w:date="2020-10-13T19:54:00Z">
            <w:rPr>
              <w:sz w:val="24"/>
              <w:szCs w:val="24"/>
              <w:rFonts w:ascii="Times New Roman" w:hAnsi="Times New Roman" w:cs="Times New Roman"/>
              <w:color w:val="000000"/>
              <w:lang w:val="en-US"/>
            </w:rPr>
          </w:rPrChange>
        </w:rPr>
        <w:t xml:space="preserve"> = early succession; c, d = </w:t>
      </w:r>
      <w:r>
        <w:rPr>
          <w:rFonts w:cs="Times New Roman" w:ascii="Times New Roman" w:hAnsi="Times New Roman"/>
          <w:color w:val="000000"/>
          <w:sz w:val="24"/>
          <w:lang w:val="en-US"/>
          <w:rPrChange w:id="0" w:author="eCORRECTOR" w:date="2020-10-13T19:54:00Z">
            <w:rPr>
              <w:sz w:val="24"/>
              <w:rFonts w:ascii="Times New Roman" w:hAnsi="Times New Roman" w:cs="Times New Roman"/>
              <w:color w:val="000000"/>
              <w:lang w:val="en-US"/>
            </w:rPr>
          </w:rPrChange>
        </w:rPr>
        <w:t xml:space="preserve">middle </w:t>
      </w:r>
      <w:r>
        <w:rPr>
          <w:rFonts w:cs="Times New Roman" w:ascii="Times New Roman" w:hAnsi="Times New Roman"/>
          <w:color w:val="000000"/>
          <w:sz w:val="24"/>
          <w:szCs w:val="24"/>
          <w:lang w:val="en-US"/>
          <w:rPrChange w:id="0" w:author="eCORRECTOR" w:date="2020-10-13T19:54:00Z">
            <w:rPr>
              <w:sz w:val="24"/>
              <w:szCs w:val="24"/>
              <w:rFonts w:ascii="Times New Roman" w:hAnsi="Times New Roman" w:cs="Times New Roman"/>
              <w:color w:val="000000"/>
              <w:lang w:val="en-US"/>
            </w:rPr>
          </w:rPrChange>
        </w:rPr>
        <w:t xml:space="preserve">succession; e, f = late succession. </w:t>
      </w:r>
    </w:p>
    <w:p>
      <w:pPr>
        <w:pStyle w:val="Textbody1"/>
        <w:spacing w:lineRule="auto" w:line="480" w:before="0" w:after="360"/>
        <w:jc w:val="both"/>
        <w:rPr/>
      </w:pPr>
      <w:r>
        <w:rPr>
          <w:rFonts w:cs="Times New Roman" w:ascii="Times New Roman" w:hAnsi="Times New Roman"/>
          <w:b/>
          <w:bCs/>
          <w:rPrChange w:id="0" w:author="eCORRECTOR" w:date="2020-10-13T19:54:00Z">
            <w:rPr>
              <w:b/>
              <w:bCs/>
              <w:rFonts w:ascii="Times New Roman" w:hAnsi="Times New Roman" w:cs="Times New Roman"/>
            </w:rPr>
          </w:rPrChange>
        </w:rPr>
        <w:t xml:space="preserve">Fig. 3. </w:t>
      </w:r>
      <w:r>
        <w:rPr>
          <w:rStyle w:val="Strong"/>
          <w:rFonts w:cs="Times New Roman" w:ascii="Times New Roman" w:hAnsi="Times New Roman"/>
          <w:b w:val="false"/>
          <w:bCs w:val="false"/>
        </w:rPr>
        <w:t>Diversity, abundance, and species richness of Aculeata at the three distinguished stages of succession. Abundance was subjected to logarithmic transformation</w:t>
      </w:r>
      <w:ins w:id="1487" w:author="Editor" w:date="2020-10-13T12:03:00Z">
        <w:r>
          <w:rPr>
            <w:rStyle w:val="Strong"/>
            <w:rFonts w:cs="Times New Roman" w:ascii="Times New Roman" w:hAnsi="Times New Roman"/>
            <w:b w:val="false"/>
            <w:bCs w:val="false"/>
          </w:rPr>
          <w:t xml:space="preserve"> to better</w:t>
        </w:r>
      </w:ins>
      <w:del w:id="1488" w:author="Editor" w:date="2020-10-13T12:03:00Z">
        <w:r>
          <w:rPr>
            <w:rStyle w:val="Strong"/>
            <w:rFonts w:cs="Times New Roman" w:ascii="Times New Roman" w:hAnsi="Times New Roman"/>
            <w:b w:val="false"/>
            <w:bCs w:val="false"/>
          </w:rPr>
          <w:delText>, to</w:delText>
        </w:r>
      </w:del>
      <w:r>
        <w:rPr>
          <w:rStyle w:val="Strong"/>
          <w:rFonts w:cs="Times New Roman" w:ascii="Times New Roman" w:hAnsi="Times New Roman"/>
          <w:b w:val="false"/>
          <w:bCs w:val="false"/>
        </w:rPr>
        <w:t xml:space="preserve"> visualize </w:t>
      </w:r>
      <w:del w:id="1489" w:author="Editor" w:date="2020-10-13T12:03:00Z">
        <w:r>
          <w:rPr>
            <w:rStyle w:val="Strong"/>
            <w:rFonts w:cs="Times New Roman" w:ascii="Times New Roman" w:hAnsi="Times New Roman"/>
            <w:b w:val="false"/>
            <w:bCs w:val="false"/>
          </w:rPr>
          <w:delText xml:space="preserve">better </w:delText>
        </w:r>
      </w:del>
      <w:r>
        <w:rPr>
          <w:rStyle w:val="Strong"/>
          <w:rFonts w:cs="Times New Roman" w:ascii="Times New Roman" w:hAnsi="Times New Roman"/>
          <w:b w:val="false"/>
          <w:bCs w:val="false"/>
        </w:rPr>
        <w:t>the differences between groups. Transparent points denote empirical values. Latin letters represent</w:t>
      </w:r>
      <w:ins w:id="1490" w:author="Editor" w:date="2020-10-13T12:03:00Z">
        <w:r>
          <w:rPr>
            <w:rStyle w:val="Strong"/>
            <w:rFonts w:cs="Times New Roman" w:ascii="Times New Roman" w:hAnsi="Times New Roman"/>
            <w:b w:val="false"/>
            <w:bCs w:val="false"/>
          </w:rPr>
          <w:t xml:space="preserve"> </w:t>
        </w:r>
      </w:ins>
      <w:r>
        <w:rPr>
          <w:rFonts w:cs="Times New Roman" w:ascii="Times New Roman" w:hAnsi="Times New Roman"/>
          <w:rPrChange w:id="0" w:author="eCORRECTOR" w:date="2020-10-13T19:54:00Z">
            <w:rPr>
              <w:rFonts w:ascii="Times New Roman" w:hAnsi="Times New Roman" w:cs="Times New Roman"/>
            </w:rPr>
          </w:rPrChange>
        </w:rPr>
        <w:t xml:space="preserve">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 adjusted for multiplicity (Tukey correction).</w:t>
      </w:r>
    </w:p>
    <w:p>
      <w:pPr>
        <w:pStyle w:val="Textbody1"/>
        <w:spacing w:lineRule="auto" w:line="480" w:before="0" w:after="360"/>
        <w:jc w:val="both"/>
        <w:rPr>
          <w:rFonts w:ascii="Times New Roman" w:hAnsi="Times New Roman" w:cs="Times New Roman"/>
        </w:rPr>
      </w:pPr>
      <w:r>
        <w:rPr>
          <w:rStyle w:val="Strong"/>
          <w:rFonts w:cs="Times New Roman" w:ascii="Times New Roman" w:hAnsi="Times New Roman"/>
        </w:rPr>
        <w:t xml:space="preserve">Fig. 4. </w:t>
      </w:r>
      <w:r>
        <w:rPr>
          <w:rStyle w:val="Strong"/>
          <w:rFonts w:cs="Times New Roman" w:ascii="Times New Roman" w:hAnsi="Times New Roman"/>
          <w:b w:val="false"/>
          <w:bCs w:val="false"/>
        </w:rPr>
        <w:t>Plot of redundancy analysis (RDA) ordination for stage of succession as a discrete explanatory variable. For better visualization, the points are marked separately for individual trophic groups.</w:t>
      </w:r>
    </w:p>
    <w:p>
      <w:pPr>
        <w:pStyle w:val="Textbody1"/>
        <w:spacing w:lineRule="auto" w:line="480" w:before="0" w:after="360"/>
        <w:jc w:val="both"/>
        <w:rPr>
          <w:rFonts w:ascii="Times New Roman" w:hAnsi="Times New Roman" w:cs="Times New Roman"/>
        </w:rPr>
      </w:pPr>
      <w:r>
        <w:rPr>
          <w:rFonts w:cs="Times New Roman" w:ascii="Times New Roman" w:hAnsi="Times New Roman"/>
          <w:b/>
          <w:bCs/>
          <w:rPrChange w:id="0" w:author="eCORRECTOR" w:date="2020-10-13T19:54:00Z">
            <w:rPr>
              <w:b/>
              <w:bCs/>
              <w:rFonts w:ascii="Times New Roman" w:hAnsi="Times New Roman" w:cs="Times New Roman"/>
            </w:rPr>
          </w:rPrChange>
        </w:rPr>
        <w:t>Fig. 5.</w:t>
      </w:r>
      <w:r>
        <w:rPr>
          <w:rFonts w:cs="Times New Roman" w:ascii="Times New Roman" w:hAnsi="Times New Roman"/>
          <w:rPrChange w:id="0" w:author="eCORRECTOR" w:date="2020-10-13T19:54:00Z">
            <w:rPr>
              <w:rFonts w:ascii="Times New Roman" w:hAnsi="Times New Roman" w:cs="Times New Roman"/>
            </w:rPr>
          </w:rPrChange>
        </w:rPr>
        <w:t xml:space="preserve"> Means and 95% confidence intervals (CIs) for the balanced component of ß-diversity for the three trophic Aculeata groups at two transitional stages: I vs</w:t>
      </w:r>
      <w:ins w:id="1494" w:author="Editor" w:date="2020-10-13T12:04:00Z">
        <w:r>
          <w:rPr>
            <w:rFonts w:cs="Times New Roman" w:ascii="Times New Roman" w:hAnsi="Times New Roman"/>
          </w:rPr>
          <w:t>.</w:t>
        </w:r>
      </w:ins>
      <w:r>
        <w:rPr>
          <w:rFonts w:cs="Times New Roman" w:ascii="Times New Roman" w:hAnsi="Times New Roman"/>
          <w:rPrChange w:id="0" w:author="eCORRECTOR" w:date="2020-10-13T19:54:00Z">
            <w:rPr>
              <w:rFonts w:ascii="Times New Roman" w:hAnsi="Times New Roman" w:cs="Times New Roman"/>
            </w:rPr>
          </w:rPrChange>
        </w:rPr>
        <w:t xml:space="preserve"> II and II vs</w:t>
      </w:r>
      <w:ins w:id="1496" w:author="Editor" w:date="2020-10-13T12:04:00Z">
        <w:r>
          <w:rPr>
            <w:rFonts w:cs="Times New Roman" w:ascii="Times New Roman" w:hAnsi="Times New Roman"/>
          </w:rPr>
          <w:t>.</w:t>
        </w:r>
      </w:ins>
      <w:r>
        <w:rPr>
          <w:rFonts w:cs="Times New Roman" w:ascii="Times New Roman" w:hAnsi="Times New Roman"/>
          <w:rPrChange w:id="0" w:author="eCORRECTOR" w:date="2020-10-13T19:54:00Z">
            <w:rPr>
              <w:rFonts w:ascii="Times New Roman" w:hAnsi="Times New Roman" w:cs="Times New Roman"/>
            </w:rPr>
          </w:rPrChange>
        </w:rPr>
        <w:t xml:space="preserve"> III. Solid lines indicate statistical significance of the mean differences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Change w:id="0" w:author="eCORRECTOR" w:date="2020-10-13T19:54:00Z">
            <w:rPr>
              <w:rFonts w:ascii="Times New Roman" w:hAnsi="Times New Roman" w:cs="Times New Roman"/>
            </w:rPr>
          </w:rPrChange>
        </w:rPr>
        <w:t xml:space="preserve">. Points indicate empirical values. </w:t>
      </w:r>
    </w:p>
    <w:p>
      <w:pPr>
        <w:pStyle w:val="Textbody1"/>
        <w:spacing w:lineRule="auto" w:line="480" w:before="0" w:after="240"/>
        <w:jc w:val="both"/>
        <w:rPr/>
      </w:pPr>
      <w:r>
        <w:rPr>
          <w:rFonts w:cs="Times New Roman" w:ascii="Times New Roman" w:hAnsi="Times New Roman"/>
          <w:b/>
          <w:bCs/>
          <w:rPrChange w:id="0" w:author="eCORRECTOR" w:date="2020-10-13T19:54:00Z">
            <w:rPr>
              <w:b/>
              <w:bCs/>
              <w:rFonts w:ascii="Times New Roman" w:hAnsi="Times New Roman" w:cs="Times New Roman"/>
            </w:rPr>
          </w:rPrChange>
        </w:rPr>
        <w:t xml:space="preserve">Fig. 6. </w:t>
      </w:r>
      <w:r>
        <w:rPr>
          <w:rFonts w:cs="Times New Roman" w:ascii="Times New Roman" w:hAnsi="Times New Roman"/>
          <w:rPrChange w:id="0" w:author="eCORRECTOR" w:date="2020-10-13T19:54:00Z">
            <w:rPr>
              <w:rFonts w:ascii="Times New Roman" w:hAnsi="Times New Roman" w:cs="Times New Roman"/>
            </w:rPr>
          </w:rPrChange>
        </w:rPr>
        <w:t xml:space="preserve">Proportion of rare and/or threatened species in the Aculeata community for different trophic groups at different stages of succession. Dots and whiskers represent predicted mean values and 95% CIs, respectively. Latin letters represent 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Change w:id="0" w:author="eCORRECTOR" w:date="2020-10-13T19:54:00Z">
            <w:rPr>
              <w:rFonts w:ascii="Times New Roman" w:hAnsi="Times New Roman" w:cs="Times New Roman"/>
            </w:rPr>
          </w:rPrChange>
        </w:rPr>
        <w:t xml:space="preserve"> adjusted for multiplicity (Tukey correction).</w:t>
      </w:r>
    </w:p>
    <w:p>
      <w:pPr>
        <w:pStyle w:val="Normal"/>
        <w:spacing w:lineRule="auto" w:line="480" w:before="0" w:after="240"/>
        <w:jc w:val="both"/>
        <w:rPr>
          <w:i/>
          <w:i/>
          <w:sz w:val="20"/>
          <w:lang w:val="en-US"/>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 xml:space="preserve">Table 1.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Mean values and their asymptotic 95% CIs for linear and generalized linear models for diversity (Shannon index), abundance, and species richness of three Aculeata trophic groups at three studied successional stages. Different </w:t>
      </w:r>
      <w:del w:id="1504" w:author="Editor" w:date="2020-10-13T12:04:00Z">
        <w:r>
          <w:rPr>
            <w:rFonts w:cs="Times New Roman" w:ascii="Times New Roman" w:hAnsi="Times New Roman"/>
            <w:sz w:val="24"/>
            <w:szCs w:val="24"/>
            <w:lang w:val="en-US"/>
          </w:rPr>
          <w:delText xml:space="preserve">Latin </w:delText>
        </w:r>
      </w:del>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letters in the last column </w:t>
      </w:r>
      <w:del w:id="1506" w:author="Editor" w:date="2020-10-13T12:04:00Z">
        <w:r>
          <w:rPr>
            <w:rFonts w:cs="Times New Roman" w:ascii="Times New Roman" w:hAnsi="Times New Roman"/>
            <w:sz w:val="24"/>
            <w:szCs w:val="24"/>
            <w:lang w:val="en-US"/>
          </w:rPr>
          <w:delText>correspond to</w:delText>
        </w:r>
      </w:del>
      <w:ins w:id="1507" w:author="Editor" w:date="2020-10-13T12:04:00Z">
        <w:r>
          <w:rPr>
            <w:rFonts w:cs="Times New Roman" w:ascii="Times New Roman" w:hAnsi="Times New Roman"/>
            <w:sz w:val="24"/>
            <w:szCs w:val="24"/>
            <w:lang w:val="en-US"/>
          </w:rPr>
          <w:t>indicate</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statistically significant differences (Tukey correction for multiplicity, </w:t>
      </w:r>
      <w:r>
        <w:rPr>
          <w:rStyle w:val="Strong"/>
          <w:rFonts w:cs="Times New Roman" w:ascii="Times New Roman" w:hAnsi="Times New Roman"/>
          <w:b w:val="false"/>
          <w:bCs w:val="false"/>
          <w:i/>
          <w:iCs/>
          <w:sz w:val="24"/>
          <w:lang w:val="en-US"/>
        </w:rPr>
        <w:t xml:space="preserve">α </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&gt; 0.05). Successional stages: I = early</w:t>
      </w:r>
      <w:del w:id="1510" w:author="Editor" w:date="2020-10-13T12:04:00Z">
        <w:r>
          <w:rPr>
            <w:rFonts w:cs="Times New Roman" w:ascii="Times New Roman" w:hAnsi="Times New Roman"/>
            <w:sz w:val="24"/>
            <w:szCs w:val="24"/>
            <w:lang w:val="en-US"/>
          </w:rPr>
          <w:delText xml:space="preserve">; </w:delText>
        </w:r>
      </w:del>
      <w:ins w:id="1511" w:author="Editor" w:date="2020-10-13T12:04: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II = middle</w:t>
      </w:r>
      <w:del w:id="1513" w:author="Editor" w:date="2020-10-13T12:04:00Z">
        <w:r>
          <w:rPr>
            <w:rFonts w:cs="Times New Roman" w:ascii="Times New Roman" w:hAnsi="Times New Roman"/>
            <w:sz w:val="24"/>
            <w:szCs w:val="24"/>
            <w:lang w:val="en-US"/>
          </w:rPr>
          <w:delText xml:space="preserve">; </w:delText>
        </w:r>
      </w:del>
      <w:ins w:id="1514" w:author="Editor" w:date="2020-10-13T12:04: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III = late.</w:t>
      </w:r>
    </w:p>
    <w:p>
      <w:pPr>
        <w:pStyle w:val="Textbody1"/>
        <w:keepNext w:val="true"/>
        <w:spacing w:lineRule="auto" w:line="480" w:before="0" w:after="240"/>
        <w:jc w:val="both"/>
        <w:rPr/>
      </w:pPr>
      <w:r>
        <w:rPr>
          <w:rFonts w:cs="Times New Roman" w:ascii="Times New Roman" w:hAnsi="Times New Roman"/>
          <w:b/>
          <w:bCs/>
          <w:rPrChange w:id="0" w:author="eCORRECTOR" w:date="2020-10-13T19:54:00Z">
            <w:rPr>
              <w:b/>
              <w:bCs/>
              <w:rFonts w:ascii="Times New Roman" w:hAnsi="Times New Roman" w:cs="Times New Roman"/>
            </w:rPr>
          </w:rPrChange>
        </w:rPr>
        <w:t>Table 2.</w:t>
      </w:r>
      <w:r>
        <w:rPr>
          <w:rFonts w:cs="Times New Roman" w:ascii="Times New Roman" w:hAnsi="Times New Roman"/>
          <w:rPrChange w:id="0" w:author="eCORRECTOR" w:date="2020-10-13T19:54:00Z">
            <w:rPr>
              <w:rFonts w:ascii="Times New Roman" w:hAnsi="Times New Roman" w:cs="Times New Roman"/>
            </w:rPr>
          </w:rPrChange>
        </w:rPr>
        <w:t xml:space="preserve"> Estimated means and 95% confidence intervals (CIs) for beta generalized linear models (GLMs) of species turnover rates for the </w:t>
      </w:r>
      <w:del w:id="1518" w:author="Editor" w:date="2020-10-13T12:04:00Z">
        <w:r>
          <w:rPr>
            <w:rFonts w:cs="Times New Roman" w:ascii="Times New Roman" w:hAnsi="Times New Roman"/>
          </w:rPr>
          <w:delText xml:space="preserve">analysed </w:delText>
        </w:r>
      </w:del>
      <w:ins w:id="1519" w:author="Editor" w:date="2020-10-13T12:04:00Z">
        <w:r>
          <w:rPr>
            <w:rFonts w:cs="Times New Roman" w:ascii="Times New Roman" w:hAnsi="Times New Roman"/>
          </w:rPr>
          <w:t xml:space="preserve">analyzed </w:t>
        </w:r>
      </w:ins>
      <w:r>
        <w:rPr>
          <w:rFonts w:cs="Times New Roman" w:ascii="Times New Roman" w:hAnsi="Times New Roman"/>
          <w:rPrChange w:id="0" w:author="eCORRECTOR" w:date="2020-10-13T19:54:00Z">
            <w:rPr>
              <w:rFonts w:ascii="Times New Roman" w:hAnsi="Times New Roman" w:cs="Times New Roman"/>
            </w:rPr>
          </w:rPrChange>
        </w:rPr>
        <w:t>successional stages and different trophic groups of Aculeata.</w:t>
      </w:r>
      <w:del w:id="1521" w:author="Editor" w:date="2020-10-13T12:04:00Z">
        <w:r>
          <w:rPr>
            <w:rFonts w:cs="Times New Roman" w:ascii="Times New Roman" w:hAnsi="Times New Roman"/>
          </w:rPr>
          <w:delText xml:space="preserve"> </w:delText>
        </w:r>
      </w:del>
    </w:p>
    <w:p>
      <w:pPr>
        <w:pStyle w:val="Textbody1"/>
        <w:spacing w:lineRule="auto" w:line="480" w:before="0" w:after="240"/>
        <w:jc w:val="both"/>
        <w:rPr>
          <w:rFonts w:ascii="Times New Roman" w:hAnsi="Times New Roman" w:cs="Times New Roman"/>
          <w:highlight w:val="lightGray"/>
        </w:rPr>
      </w:pPr>
      <w:r>
        <w:rPr>
          <w:rFonts w:cs="Times New Roman" w:ascii="Times New Roman" w:hAnsi="Times New Roman"/>
          <w:b/>
          <w:bCs/>
          <w:rPrChange w:id="0" w:author="eCORRECTOR" w:date="2020-10-13T19:54:00Z">
            <w:rPr>
              <w:b/>
              <w:bCs/>
              <w:rFonts w:ascii="Times New Roman" w:hAnsi="Times New Roman" w:cs="Times New Roman"/>
            </w:rPr>
          </w:rPrChange>
        </w:rPr>
        <w:t xml:space="preserve">Table 3. </w:t>
      </w:r>
      <w:r>
        <w:rPr>
          <w:rFonts w:cs="Times New Roman" w:ascii="Times New Roman" w:hAnsi="Times New Roman"/>
          <w:rPrChange w:id="0" w:author="eCORRECTOR" w:date="2020-10-13T19:54:00Z">
            <w:rPr>
              <w:rFonts w:ascii="Times New Roman" w:hAnsi="Times New Roman" w:cs="Times New Roman"/>
            </w:rPr>
          </w:rPrChange>
        </w:rPr>
        <w:t>Associations of individual species of Aculeata with successional stages: I = early</w:t>
      </w:r>
      <w:del w:id="1524" w:author="Editor" w:date="2020-10-13T12:04:00Z">
        <w:r>
          <w:rPr>
            <w:rFonts w:cs="Times New Roman" w:ascii="Times New Roman" w:hAnsi="Times New Roman"/>
          </w:rPr>
          <w:delText xml:space="preserve">; </w:delText>
        </w:r>
      </w:del>
      <w:ins w:id="1525" w:author="Editor" w:date="2020-10-13T12:04:00Z">
        <w:r>
          <w:rPr>
            <w:rFonts w:cs="Times New Roman" w:ascii="Times New Roman" w:hAnsi="Times New Roman"/>
          </w:rPr>
          <w:t xml:space="preserve">, </w:t>
        </w:r>
      </w:ins>
      <w:r>
        <w:rPr>
          <w:rFonts w:cs="Times New Roman" w:ascii="Times New Roman" w:hAnsi="Times New Roman"/>
          <w:rPrChange w:id="0" w:author="eCORRECTOR" w:date="2020-10-13T19:54:00Z">
            <w:rPr>
              <w:rFonts w:ascii="Times New Roman" w:hAnsi="Times New Roman" w:cs="Times New Roman"/>
            </w:rPr>
          </w:rPrChange>
        </w:rPr>
        <w:t xml:space="preserve">II = </w:t>
      </w:r>
      <w:r>
        <w:rPr>
          <w:rFonts w:cs="Times New Roman" w:ascii="Times New Roman" w:hAnsi="Times New Roman"/>
          <w:color w:val="000000"/>
          <w:rPrChange w:id="0" w:author="eCORRECTOR" w:date="2020-10-13T19:54:00Z">
            <w:rPr>
              <w:rFonts w:ascii="Times New Roman" w:hAnsi="Times New Roman" w:cs="Times New Roman"/>
              <w:color w:val="000000"/>
            </w:rPr>
          </w:rPrChange>
        </w:rPr>
        <w:t>middle</w:t>
      </w:r>
      <w:del w:id="1528" w:author="Editor" w:date="2020-10-13T12:05:00Z">
        <w:r>
          <w:rPr>
            <w:rFonts w:cs="Times New Roman" w:ascii="Times New Roman" w:hAnsi="Times New Roman"/>
          </w:rPr>
          <w:delText xml:space="preserve">; </w:delText>
        </w:r>
      </w:del>
      <w:ins w:id="1529" w:author="Editor" w:date="2020-10-13T12:05:00Z">
        <w:r>
          <w:rPr>
            <w:rFonts w:cs="Times New Roman" w:ascii="Times New Roman" w:hAnsi="Times New Roman"/>
          </w:rPr>
          <w:t xml:space="preserve">, </w:t>
        </w:r>
      </w:ins>
      <w:r>
        <w:rPr>
          <w:rFonts w:cs="Times New Roman" w:ascii="Times New Roman" w:hAnsi="Times New Roman"/>
          <w:rPrChange w:id="0" w:author="eCORRECTOR" w:date="2020-10-13T19:54:00Z">
            <w:rPr>
              <w:rFonts w:ascii="Times New Roman" w:hAnsi="Times New Roman" w:cs="Times New Roman"/>
            </w:rPr>
          </w:rPrChange>
        </w:rPr>
        <w:t>and III = late.</w:t>
      </w:r>
    </w:p>
    <w:p>
      <w:pPr>
        <w:pStyle w:val="Normal"/>
        <w:spacing w:lineRule="auto" w:line="480" w:before="0" w:after="29"/>
        <w:jc w:val="both"/>
        <w:rPr/>
      </w:pPr>
      <w:r>
        <w:rPr>
          <w:rFonts w:cs="Times New Roman" w:ascii="Times New Roman" w:hAnsi="Times New Roman"/>
          <w:b/>
          <w:bCs/>
          <w:sz w:val="24"/>
          <w:szCs w:val="24"/>
          <w:lang w:val="en-US"/>
          <w:rPrChange w:id="0" w:author="eCORRECTOR" w:date="2020-10-13T19:54:00Z">
            <w:rPr>
              <w:sz w:val="24"/>
              <w:b/>
              <w:szCs w:val="24"/>
              <w:bCs/>
              <w:rFonts w:ascii="Times New Roman" w:hAnsi="Times New Roman" w:cs="Times New Roman"/>
              <w:lang w:val="en-US"/>
            </w:rPr>
          </w:rPrChange>
        </w:rPr>
        <w:t>Table 4.</w:t>
      </w:r>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 xml:space="preserve"> Parameter values for the binomial generalized linear models (GLMs) evaluating the proportion of individuals belonging to rare and endangered species at different successional stages and depending on </w:t>
      </w:r>
      <w:ins w:id="1533" w:author="Editor" w:date="2020-10-13T12:05:00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Aculeata trophic group. Successional stages: I = early; II = middle</w:t>
      </w:r>
      <w:del w:id="1535" w:author="Editor" w:date="2020-10-13T12:05:00Z">
        <w:r>
          <w:rPr>
            <w:rFonts w:cs="Times New Roman" w:ascii="Times New Roman" w:hAnsi="Times New Roman"/>
            <w:sz w:val="24"/>
            <w:szCs w:val="24"/>
            <w:lang w:val="en-US"/>
          </w:rPr>
          <w:delText xml:space="preserve">; </w:delText>
        </w:r>
      </w:del>
      <w:ins w:id="1536" w:author="Editor" w:date="2020-10-13T12:05: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Change w:id="0" w:author="eCORRECTOR" w:date="2020-10-13T19:54:00Z">
            <w:rPr>
              <w:sz w:val="24"/>
              <w:szCs w:val="24"/>
              <w:rFonts w:ascii="Times New Roman" w:hAnsi="Times New Roman" w:cs="Times New Roman"/>
              <w:lang w:val="en-US"/>
            </w:rPr>
          </w:rPrChange>
        </w:rPr>
        <w:t>and III = late.</w:t>
      </w:r>
    </w:p>
    <w:sectPr>
      <w:footerReference w:type="default" r:id="rId9"/>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ditor" w:date="2020-10-13T09:27:00Z" w:initials="E">
    <w:p>
      <w:r>
        <w:rPr>
          <w:rFonts w:ascii="Liberation Serif" w:hAnsi="Liberation Serif" w:eastAsia="DejaVu Sans" w:cs="DejaVu Sans"/>
          <w:sz w:val="24"/>
          <w:szCs w:val="24"/>
          <w:lang w:eastAsia="en-US" w:bidi="en-US" w:val="en-US"/>
        </w:rPr>
        <w:t>Please avoid the use of „etc.”; either list all sites or just say „sand quarries and gravel pits”.</w:t>
      </w:r>
    </w:p>
  </w:comment>
  <w:comment w:id="1" w:author="Editor" w:date="2020-10-13T09:30:00Z" w:initials="E">
    <w:p>
      <w:r>
        <w:rPr>
          <w:rFonts w:ascii="Liberation Serif" w:hAnsi="Liberation Serif" w:eastAsia="DejaVu Sans" w:cs="DejaVu Sans"/>
          <w:sz w:val="24"/>
          <w:szCs w:val="24"/>
          <w:lang w:eastAsia="en-US" w:bidi="en-US" w:val="en-US"/>
        </w:rPr>
        <w:t>In scientific writing, avoid the use of unnecessary filler words.</w:t>
      </w:r>
    </w:p>
  </w:comment>
  <w:comment w:id="2" w:author="Editor" w:date="2020-10-13T09:33:00Z" w:initials="E">
    <w:p>
      <w:r>
        <w:rPr>
          <w:rFonts w:ascii="Liberation Serif" w:hAnsi="Liberation Serif" w:eastAsia="DejaVu Sans" w:cs="DejaVu Sans"/>
          <w:sz w:val="24"/>
          <w:szCs w:val="24"/>
          <w:lang w:eastAsia="en-US" w:bidi="en-US" w:val="en-US"/>
        </w:rPr>
        <w:t>Please provide a reference.</w:t>
      </w:r>
    </w:p>
    <w:p>
      <w:r>
        <w:rPr>
          <w:rFonts w:ascii="Liberation Serif" w:hAnsi="Liberation Serif" w:eastAsia="DejaVu Sans" w:cs="DejaVu Sans"/>
          <w:sz w:val="24"/>
          <w:szCs w:val="24"/>
          <w:lang w:val="en-US" w:eastAsia="en-US" w:bidi="en-US"/>
        </w:rPr>
      </w:r>
    </w:p>
  </w:comment>
  <w:comment w:id="3" w:author="Unknown Author" w:date="2020-10-14T12:36:16Z" w:initials="">
    <w:p>
      <w:r>
        <w:rPr>
          <w:rFonts w:eastAsia="Times New Roman" w:cs="Times New Roman"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pl-PL" w:val="en-US"/>
        </w:rPr>
        <w:t xml:space="preserve">Reply to Editor (10/13/2020, 09:33): </w:t>
      </w:r>
    </w:p>
    <w:p>
      <w:r>
        <w:rPr>
          <w:rFonts w:ascii="Liberation Serif" w:hAnsi="Liberation Serif" w:eastAsia="DejaVu Sans" w:cs="DejaVu Sans"/>
          <w:sz w:val="24"/>
          <w:szCs w:val="24"/>
          <w:lang w:val="en-US" w:eastAsia="en-US" w:bidi="en-US"/>
        </w:rPr>
      </w:r>
    </w:p>
    <w:p>
      <w:r>
        <w:rPr>
          <w:rFonts w:eastAsia="Times New Roman" w:cs="Times New Roman"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pl-PL" w:val="en-US"/>
        </w:rPr>
        <w:t>Nie pamiętam o co mi tu chodziło :/ ale chyba to da radę:</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0"/>
          <w:szCs w:val="24"/>
          <w:lang w:val="en-US" w:eastAsia="pl-PL" w:bidi="ar-SA"/>
        </w:rPr>
        <w:t xml:space="preserve">Corbet, S.A., 1995. Insects, plants and succession: advantages of long-term set-aside. Agriculture, Ecosystems &amp; Environment 53, 201–217. </w:t>
      </w:r>
      <w:hyperlink r:id="rId1">
        <w:r>
          <w:rPr>
            <w:rFonts w:ascii="Liberation Serif" w:hAnsi="Liberation Serif" w:eastAsia="DejaVu Sans" w:cs="DejaVu Sans"/>
            <w:sz w:val="20"/>
            <w:szCs w:val="24"/>
            <w:lang w:val="en-US" w:eastAsia="pl-PL" w:bidi="ar-SA"/>
          </w:rPr>
          <w:t>https://doi.org/10.1016/0167-8809(94)00581-X</w:t>
        </w:r>
      </w:hyperlink>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0"/>
          <w:szCs w:val="24"/>
          <w:lang w:val="en-US" w:eastAsia="pl-PL" w:bidi="ar-SA"/>
        </w:rPr>
        <w:t>Asaad, I., Lundquist, C.J., Erdmann, M.V., Costello, M.J., 2017. Ecological criteria to identify areas for biodiversity conservation. Biological Conservation, SI:Measures of biodiversity 213, 309–316. https://doi.org/10.1016/j.biocon.2016.10.007</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comment>
  <w:comment w:id="4" w:author="Editor" w:date="2020-10-13T09:34:00Z" w:initials="E">
    <w:p>
      <w:r>
        <w:rPr>
          <w:rFonts w:ascii="Liberation Serif" w:hAnsi="Liberation Serif" w:eastAsia="DejaVu Sans" w:cs="DejaVu Sans"/>
          <w:sz w:val="24"/>
          <w:szCs w:val="24"/>
          <w:lang w:eastAsia="en-US" w:bidi="en-US" w:val="en-US"/>
        </w:rPr>
        <w:t>This refers to the term „dynamics” and therefore requires the singular form.</w:t>
      </w:r>
    </w:p>
  </w:comment>
  <w:comment w:id="5" w:author="Editor" w:date="2020-10-13T09:36:00Z" w:initials="E">
    <w:p>
      <w:r>
        <w:rPr>
          <w:rFonts w:ascii="Liberation Serif" w:hAnsi="Liberation Serif" w:eastAsia="DejaVu Sans" w:cs="DejaVu Sans"/>
          <w:sz w:val="24"/>
          <w:szCs w:val="24"/>
          <w:lang w:eastAsia="en-US" w:bidi="en-US" w:val="en-US"/>
        </w:rPr>
        <w:t>In scientific writing, please omit needless words. Vigorous writing is concise. A sentence should contain no unnecessary words, a paragraph no unnecessary sentences, for the same reason that a drawing should have no unnecessary lines and a machine no unnecessary part.</w:t>
      </w:r>
    </w:p>
  </w:comment>
  <w:comment w:id="6" w:author="Editor" w:date="2020-10-13T09:41:00Z" w:initials="E">
    <w:p>
      <w:r>
        <w:rPr>
          <w:rFonts w:ascii="Liberation Serif" w:hAnsi="Liberation Serif" w:eastAsia="DejaVu Sans" w:cs="DejaVu Sans"/>
          <w:sz w:val="24"/>
          <w:szCs w:val="24"/>
          <w:lang w:eastAsia="en-US" w:bidi="en-US" w:val="en-US"/>
        </w:rPr>
        <w:t>Please ensure this edit retains the original meaning.</w:t>
      </w:r>
    </w:p>
  </w:comment>
  <w:comment w:id="7" w:author="Editor" w:date="2020-10-13T09:44:00Z" w:initials="E">
    <w:p>
      <w:r>
        <w:rPr>
          <w:rFonts w:ascii="Liberation Serif" w:hAnsi="Liberation Serif" w:eastAsia="DejaVu Sans" w:cs="DejaVu Sans"/>
          <w:sz w:val="24"/>
          <w:szCs w:val="24"/>
          <w:lang w:eastAsia="en-US" w:bidi="en-US" w:val="en-US"/>
        </w:rPr>
        <w:t>In American English, a comma is placed before "and/or" in lists (the so-called “serial comma”).</w:t>
      </w:r>
    </w:p>
  </w:comment>
  <w:comment w:id="8" w:author="Editor" w:date="2020-10-13T09:47:00Z" w:initials="E">
    <w:p>
      <w:r>
        <w:rPr>
          <w:rFonts w:ascii="Liberation Serif" w:hAnsi="Liberation Serif" w:eastAsia="DejaVu Sans" w:cs="DejaVu Sans"/>
          <w:sz w:val="24"/>
          <w:szCs w:val="24"/>
          <w:lang w:eastAsia="en-US" w:bidi="en-US" w:val="en-US"/>
        </w:rPr>
        <w:t>As a rule, spell out numbers up to nine and use numerals from 10 onwards, unless associated with a unit of measurement/time, in which case use numerals (except at the start of a sentence). Numerals are also acceptable in a list, especially a list with numbers both lower and higher than 10.</w:t>
      </w:r>
    </w:p>
  </w:comment>
  <w:comment w:id="9" w:author="Editor" w:date="2020-10-13T11:15:00Z" w:initials="E">
    <w:p>
      <w:r>
        <w:rPr>
          <w:rFonts w:ascii="Liberation Serif" w:hAnsi="Liberation Serif" w:eastAsia="DejaVu Sans" w:cs="DejaVu Sans"/>
          <w:sz w:val="24"/>
          <w:szCs w:val="24"/>
          <w:lang w:eastAsia="en-US" w:bidi="en-US" w:val="en-US"/>
        </w:rPr>
        <w:t>Logic has been improved. The comparison cannot be different or identical, but the stages can.</w:t>
      </w:r>
    </w:p>
  </w:comment>
  <w:comment w:id="10" w:author="Editor" w:date="2020-10-13T11:16:00Z" w:initials="E">
    <w:p>
      <w:r>
        <w:rPr>
          <w:rFonts w:ascii="Liberation Serif" w:hAnsi="Liberation Serif" w:eastAsia="DejaVu Sans" w:cs="DejaVu Sans"/>
          <w:sz w:val="24"/>
          <w:szCs w:val="24"/>
          <w:lang w:eastAsia="en-US" w:bidi="en-US" w:val="en-US"/>
        </w:rPr>
        <w:t>Is this correct? Were the indicator values recorded in this reference?</w:t>
      </w:r>
    </w:p>
  </w:comment>
  <w:comment w:id="11" w:author="Unknown Author" w:date="2020-10-14T13:04:59Z" w:initials="">
    <w:p>
      <w:r>
        <w:rPr>
          <w:rFonts w:eastAsia="Times New Roman" w:cs="Times New Roman"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pl-PL" w:val="en-US"/>
        </w:rPr>
        <w:t>Reply to Editor (10/13/2020, 11:16): "..."</w:t>
      </w:r>
    </w:p>
    <w:p>
      <w:r>
        <w:rPr>
          <w:rFonts w:ascii="Liberation Serif" w:hAnsi="Liberation Serif" w:eastAsia="DejaVu Sans" w:cs="DejaVu Sans"/>
          <w:sz w:val="20"/>
          <w:szCs w:val="24"/>
          <w:lang w:val="en-US" w:eastAsia="pl-PL" w:bidi="ar-SA"/>
        </w:rPr>
        <w:t>Tutaj coś jest namieszane. Ale tak chyba będzie dobrze</w:t>
      </w:r>
    </w:p>
  </w:comment>
  <w:comment w:id="12" w:author="Editor" w:date="2020-10-13T11:34:00Z" w:initials="E">
    <w:p>
      <w:r>
        <w:rPr>
          <w:rFonts w:ascii="Liberation Serif" w:hAnsi="Liberation Serif" w:eastAsia="DejaVu Sans" w:cs="DejaVu Sans"/>
          <w:sz w:val="24"/>
          <w:szCs w:val="24"/>
          <w:lang w:eastAsia="en-US" w:bidi="en-US" w:val="en-US"/>
        </w:rPr>
        <w:t>9,999?</w:t>
      </w:r>
    </w:p>
  </w:comment>
  <w:comment w:id="13" w:author="Unknown Author" w:date="2020-10-14T13:05:36Z" w:initials="">
    <w:p>
      <w:r>
        <w:rPr>
          <w:rFonts w:eastAsia="Times New Roman" w:cs="Times New Roman"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0"/>
          <w:u w:val="none"/>
          <w:vertAlign w:val="baseline"/>
          <w:em w:val="none"/>
          <w:lang w:bidi="ar-SA" w:eastAsia="pl-PL" w:val="en-US"/>
        </w:rPr>
        <w:t>Reply to Editor (10/13/2020, 11:34): "..."</w:t>
      </w:r>
    </w:p>
    <w:p>
      <w:r>
        <w:rPr>
          <w:rFonts w:ascii="Liberation Serif" w:hAnsi="Liberation Serif" w:eastAsia="DejaVu Sans" w:cs="DejaVu Sans"/>
          <w:sz w:val="20"/>
          <w:szCs w:val="24"/>
          <w:lang w:val="en-US" w:eastAsia="pl-PL" w:bidi="ar-SA"/>
        </w:rPr>
        <w:t>Chyba jednak jest 999 replikacji</w:t>
      </w:r>
    </w:p>
  </w:comment>
  <w:comment w:id="14" w:author="Editor" w:date="2020-10-13T11:35:00Z" w:initials="E">
    <w:p>
      <w:r>
        <w:rPr>
          <w:rFonts w:ascii="Liberation Serif" w:hAnsi="Liberation Serif" w:eastAsia="DejaVu Sans" w:cs="DejaVu Sans"/>
          <w:sz w:val="24"/>
          <w:szCs w:val="24"/>
          <w:lang w:eastAsia="en-US" w:bidi="en-US" w:val="en-US"/>
        </w:rPr>
        <w:t>Do not repeat the unit when expressing multiple amounts.</w:t>
      </w:r>
    </w:p>
  </w:comment>
  <w:comment w:id="15" w:author="Editor" w:date="2020-10-13T11:35:00Z" w:initials="E">
    <w:p>
      <w:r>
        <w:rPr>
          <w:rFonts w:ascii="Liberation Serif" w:hAnsi="Liberation Serif" w:eastAsia="DejaVu Sans" w:cs="DejaVu Sans"/>
          <w:sz w:val="24"/>
          <w:szCs w:val="24"/>
          <w:lang w:eastAsia="en-US" w:bidi="en-US" w:val="en-US"/>
        </w:rPr>
        <w:t>Please only use „Fig.” when referring to figures in brackets; otherwise, write out.</w:t>
      </w:r>
    </w:p>
  </w:comment>
  <w:comment w:id="16" w:author="Editor" w:date="2020-10-13T11:43:00Z" w:initials="E">
    <w:p>
      <w:r>
        <w:rPr>
          <w:rFonts w:ascii="Liberation Serif" w:hAnsi="Liberation Serif" w:eastAsia="DejaVu Sans" w:cs="DejaVu Sans"/>
          <w:sz w:val="24"/>
          <w:szCs w:val="24"/>
          <w:lang w:eastAsia="en-US" w:bidi="en-US" w:val="en-US"/>
        </w:rPr>
        <w:t>This is redundant.</w:t>
      </w:r>
    </w:p>
  </w:comment>
  <w:comment w:id="17" w:author="Editor" w:date="2020-10-13T11:44:00Z" w:initials="E">
    <w:p>
      <w:r>
        <w:rPr>
          <w:rFonts w:ascii="Liberation Serif" w:hAnsi="Liberation Serif" w:eastAsia="DejaVu Sans" w:cs="DejaVu Sans"/>
          <w:sz w:val="24"/>
          <w:szCs w:val="24"/>
          <w:lang w:eastAsia="en-US" w:bidi="en-US" w:val="en-US"/>
        </w:rPr>
        <w:t>Please note that tables should be self-explanatory, which means that the reader should be able to fully understand the information presented in the table without having to go back to the text. Here, please define all abbreviations either in the caption or in a foot note.</w:t>
      </w:r>
    </w:p>
  </w:comment>
  <w:comment w:id="18" w:author="Editor" w:date="2020-10-13T12:01:00Z" w:initials="E">
    <w:p>
      <w:r>
        <w:rPr>
          <w:rFonts w:ascii="Liberation Serif" w:hAnsi="Liberation Serif" w:eastAsia="DejaVu Sans" w:cs="DejaVu Sans"/>
          <w:sz w:val="24"/>
          <w:szCs w:val="24"/>
          <w:lang w:eastAsia="en-US" w:bidi="en-US" w:val="en-US"/>
        </w:rPr>
        <w:t>I have simplified this part of the sentence.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Tahoma">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1</w:t>
    </w:r>
    <w:r>
      <w:rPr/>
      <w:fldChar w:fldCharType="end"/>
    </w:r>
  </w:p>
  <w:p>
    <w:pPr>
      <w:pStyle w:val="Stopka1"/>
      <w:suppressLineNumbers/>
      <w:tabs>
        <w:tab w:val="center" w:pos="4536" w:leader="none"/>
        <w:tab w:val="right" w:pos="9072" w:leader="none"/>
      </w:tab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15</w:t>
    </w:r>
    <w:r>
      <w:rPr/>
      <w:fldChar w:fldCharType="end"/>
    </w:r>
  </w:p>
  <w:p>
    <w:pPr>
      <w:pStyle w:val="Stopka1"/>
      <w:suppressLineNumbers/>
      <w:tabs>
        <w:tab w:val="center" w:pos="4536" w:leader="none"/>
        <w:tab w:val="right" w:pos="9072" w:leader="none"/>
      </w:tabs>
      <w:spacing w:before="0" w:after="160"/>
      <w:rPr/>
    </w:pPr>
    <w:r>
      <w:rPr/>
    </w:r>
  </w:p>
</w:ftr>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pl-PL" w:eastAsia="pl-PL" w:bidi="ar-SA"/>
      </w:rPr>
    </w:rPrDefault>
    <w:pPrDefault>
      <w:pPr/>
    </w:pPrDefault>
  </w:docDefaults>
  <w:latentStyles w:defLockedState="0" w:defUIPriority="99" w:defSemiHidden="0" w:defUnhideWhenUsed="0" w:defQFormat="0" w:count="371">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c166f"/>
    <w:pPr>
      <w:widowControl/>
      <w:suppressAutoHyphens w:val="true"/>
      <w:bidi w:val="0"/>
      <w:spacing w:lineRule="auto" w:line="252" w:before="0" w:after="160"/>
      <w:jc w:val="left"/>
    </w:pPr>
    <w:rPr>
      <w:rFonts w:cs="Calibri" w:ascii="Calibri" w:hAnsi="Calibri" w:eastAsia="Times New Roman"/>
      <w:color w:val="auto"/>
      <w:kern w:val="0"/>
      <w:sz w:val="22"/>
      <w:szCs w:val="22"/>
      <w:lang w:eastAsia="zh-CN" w:val="pl-PL" w:bidi="ar-SA"/>
    </w:rPr>
  </w:style>
  <w:style w:type="character" w:styleId="DefaultParagraphFont" w:default="1">
    <w:name w:val="Default Paragraph Font"/>
    <w:uiPriority w:val="1"/>
    <w:semiHidden/>
    <w:unhideWhenUsed/>
    <w:qFormat/>
    <w:rPr/>
  </w:style>
  <w:style w:type="character" w:styleId="Nagwek1Znak" w:customStyle="1">
    <w:name w:val="Nagłówek 1 Znak"/>
    <w:link w:val="Nagwek11"/>
    <w:uiPriority w:val="99"/>
    <w:qFormat/>
    <w:rsid w:val="009c166f"/>
    <w:rPr>
      <w:rFonts w:ascii="Liberation Serif" w:hAnsi="Liberation Serif" w:cs="Liberation Serif"/>
      <w:b/>
      <w:bCs/>
      <w:kern w:val="2"/>
      <w:sz w:val="48"/>
      <w:szCs w:val="48"/>
      <w:lang w:val="en-US" w:eastAsia="zh-CN"/>
    </w:rPr>
  </w:style>
  <w:style w:type="character" w:styleId="Nagwek2Znak" w:customStyle="1">
    <w:name w:val="Nagłówek 2 Znak"/>
    <w:link w:val="Nagwek21"/>
    <w:uiPriority w:val="99"/>
    <w:qFormat/>
    <w:rsid w:val="009c166f"/>
    <w:rPr>
      <w:rFonts w:ascii="Calibri Light" w:hAnsi="Calibri Light" w:cs="Calibri Light"/>
      <w:color w:val="2F5496"/>
      <w:sz w:val="26"/>
      <w:szCs w:val="26"/>
    </w:rPr>
  </w:style>
  <w:style w:type="character" w:styleId="Nagwek3Znak" w:customStyle="1">
    <w:name w:val="Nagłówek 3 Znak"/>
    <w:link w:val="Nagwek31"/>
    <w:uiPriority w:val="9"/>
    <w:semiHidden/>
    <w:qFormat/>
    <w:rsid w:val="00773982"/>
    <w:rPr>
      <w:rFonts w:ascii="Cambria" w:hAnsi="Cambria" w:eastAsia="Times New Roman" w:cs="Times New Roman"/>
      <w:b/>
      <w:bCs/>
      <w:sz w:val="26"/>
      <w:szCs w:val="26"/>
      <w:lang w:val="pl-PL" w:eastAsia="zh-CN"/>
    </w:rPr>
  </w:style>
  <w:style w:type="character" w:styleId="Nagwek4Znak" w:customStyle="1">
    <w:name w:val="Nagłówek 4 Znak"/>
    <w:link w:val="Nagwek41"/>
    <w:uiPriority w:val="99"/>
    <w:qFormat/>
    <w:rsid w:val="009c166f"/>
    <w:rPr>
      <w:rFonts w:ascii="Liberation Serif" w:hAnsi="Liberation Serif" w:cs="Liberation Serif"/>
      <w:b/>
      <w:bCs/>
      <w:kern w:val="2"/>
      <w:sz w:val="24"/>
      <w:szCs w:val="24"/>
      <w:lang w:val="en-US" w:eastAsia="zh-CN"/>
    </w:rPr>
  </w:style>
  <w:style w:type="character" w:styleId="Nagwek5Znak" w:customStyle="1">
    <w:name w:val="Nagłówek 5 Znak"/>
    <w:link w:val="Nagwek51"/>
    <w:uiPriority w:val="9"/>
    <w:semiHidden/>
    <w:qFormat/>
    <w:rsid w:val="00773982"/>
    <w:rPr>
      <w:b/>
      <w:bCs/>
      <w:i/>
      <w:iCs/>
      <w:sz w:val="26"/>
      <w:szCs w:val="26"/>
      <w:lang w:val="pl-PL" w:eastAsia="zh-CN"/>
    </w:rPr>
  </w:style>
  <w:style w:type="character" w:styleId="WW8Num1z0" w:customStyle="1">
    <w:name w:val="WW8Num1z0"/>
    <w:uiPriority w:val="99"/>
    <w:qFormat/>
    <w:rsid w:val="009c166f"/>
    <w:rPr/>
  </w:style>
  <w:style w:type="character" w:styleId="WW8Num1z1" w:customStyle="1">
    <w:name w:val="WW8Num1z1"/>
    <w:uiPriority w:val="99"/>
    <w:qFormat/>
    <w:rsid w:val="009c166f"/>
    <w:rPr/>
  </w:style>
  <w:style w:type="character" w:styleId="WW8Num1z2" w:customStyle="1">
    <w:name w:val="WW8Num1z2"/>
    <w:uiPriority w:val="99"/>
    <w:qFormat/>
    <w:rsid w:val="009c166f"/>
    <w:rPr/>
  </w:style>
  <w:style w:type="character" w:styleId="WW8Num1z3" w:customStyle="1">
    <w:name w:val="WW8Num1z3"/>
    <w:uiPriority w:val="99"/>
    <w:qFormat/>
    <w:rsid w:val="009c166f"/>
    <w:rPr/>
  </w:style>
  <w:style w:type="character" w:styleId="WW8Num1z4" w:customStyle="1">
    <w:name w:val="WW8Num1z4"/>
    <w:uiPriority w:val="99"/>
    <w:qFormat/>
    <w:rsid w:val="009c166f"/>
    <w:rPr/>
  </w:style>
  <w:style w:type="character" w:styleId="WW8Num1z5" w:customStyle="1">
    <w:name w:val="WW8Num1z5"/>
    <w:uiPriority w:val="99"/>
    <w:qFormat/>
    <w:rsid w:val="009c166f"/>
    <w:rPr/>
  </w:style>
  <w:style w:type="character" w:styleId="WW8Num1z6" w:customStyle="1">
    <w:name w:val="WW8Num1z6"/>
    <w:uiPriority w:val="99"/>
    <w:qFormat/>
    <w:rsid w:val="009c166f"/>
    <w:rPr/>
  </w:style>
  <w:style w:type="character" w:styleId="WW8Num1z7" w:customStyle="1">
    <w:name w:val="WW8Num1z7"/>
    <w:uiPriority w:val="99"/>
    <w:qFormat/>
    <w:rsid w:val="009c166f"/>
    <w:rPr/>
  </w:style>
  <w:style w:type="character" w:styleId="WW8Num1z8" w:customStyle="1">
    <w:name w:val="WW8Num1z8"/>
    <w:uiPriority w:val="99"/>
    <w:qFormat/>
    <w:rsid w:val="009c166f"/>
    <w:rPr/>
  </w:style>
  <w:style w:type="character" w:styleId="WW8Num2z0" w:customStyle="1">
    <w:name w:val="WW8Num2z0"/>
    <w:uiPriority w:val="99"/>
    <w:qFormat/>
    <w:rsid w:val="009c166f"/>
    <w:rPr>
      <w:rFonts w:ascii="Times New Roman" w:hAnsi="Times New Roman" w:cs="Times New Roman"/>
      <w:sz w:val="24"/>
      <w:szCs w:val="24"/>
      <w:lang w:val="en-US" w:eastAsia="zh-CN"/>
    </w:rPr>
  </w:style>
  <w:style w:type="character" w:styleId="WW8Num2z1" w:customStyle="1">
    <w:name w:val="WW8Num2z1"/>
    <w:uiPriority w:val="99"/>
    <w:qFormat/>
    <w:rsid w:val="009c166f"/>
    <w:rPr/>
  </w:style>
  <w:style w:type="character" w:styleId="WW8Num2z2" w:customStyle="1">
    <w:name w:val="WW8Num2z2"/>
    <w:uiPriority w:val="99"/>
    <w:qFormat/>
    <w:rsid w:val="009c166f"/>
    <w:rPr/>
  </w:style>
  <w:style w:type="character" w:styleId="WW8Num2z3" w:customStyle="1">
    <w:name w:val="WW8Num2z3"/>
    <w:uiPriority w:val="99"/>
    <w:qFormat/>
    <w:rsid w:val="009c166f"/>
    <w:rPr/>
  </w:style>
  <w:style w:type="character" w:styleId="WW8Num2z4" w:customStyle="1">
    <w:name w:val="WW8Num2z4"/>
    <w:uiPriority w:val="99"/>
    <w:qFormat/>
    <w:rsid w:val="009c166f"/>
    <w:rPr/>
  </w:style>
  <w:style w:type="character" w:styleId="WW8Num2z5" w:customStyle="1">
    <w:name w:val="WW8Num2z5"/>
    <w:uiPriority w:val="99"/>
    <w:qFormat/>
    <w:rsid w:val="009c166f"/>
    <w:rPr/>
  </w:style>
  <w:style w:type="character" w:styleId="WW8Num2z6" w:customStyle="1">
    <w:name w:val="WW8Num2z6"/>
    <w:uiPriority w:val="99"/>
    <w:qFormat/>
    <w:rsid w:val="009c166f"/>
    <w:rPr/>
  </w:style>
  <w:style w:type="character" w:styleId="WW8Num2z7" w:customStyle="1">
    <w:name w:val="WW8Num2z7"/>
    <w:uiPriority w:val="99"/>
    <w:qFormat/>
    <w:rsid w:val="009c166f"/>
    <w:rPr/>
  </w:style>
  <w:style w:type="character" w:styleId="WW8Num2z8" w:customStyle="1">
    <w:name w:val="WW8Num2z8"/>
    <w:uiPriority w:val="99"/>
    <w:qFormat/>
    <w:rsid w:val="009c166f"/>
    <w:rPr/>
  </w:style>
  <w:style w:type="character" w:styleId="WW8Num3z0" w:customStyle="1">
    <w:name w:val="WW8Num3z0"/>
    <w:uiPriority w:val="99"/>
    <w:qFormat/>
    <w:rsid w:val="009c166f"/>
    <w:rPr>
      <w:rFonts w:ascii="Times New Roman" w:hAnsi="Times New Roman" w:cs="Times New Roman"/>
      <w:b/>
      <w:bCs/>
      <w:sz w:val="24"/>
      <w:szCs w:val="24"/>
    </w:rPr>
  </w:style>
  <w:style w:type="character" w:styleId="WW8Num3z1" w:customStyle="1">
    <w:name w:val="WW8Num3z1"/>
    <w:uiPriority w:val="99"/>
    <w:qFormat/>
    <w:rsid w:val="009c166f"/>
    <w:rPr/>
  </w:style>
  <w:style w:type="character" w:styleId="WW8Num3z2" w:customStyle="1">
    <w:name w:val="WW8Num3z2"/>
    <w:uiPriority w:val="99"/>
    <w:qFormat/>
    <w:rsid w:val="009c166f"/>
    <w:rPr/>
  </w:style>
  <w:style w:type="character" w:styleId="WW8Num3z3" w:customStyle="1">
    <w:name w:val="WW8Num3z3"/>
    <w:uiPriority w:val="99"/>
    <w:qFormat/>
    <w:rsid w:val="009c166f"/>
    <w:rPr/>
  </w:style>
  <w:style w:type="character" w:styleId="WW8Num3z4" w:customStyle="1">
    <w:name w:val="WW8Num3z4"/>
    <w:uiPriority w:val="99"/>
    <w:qFormat/>
    <w:rsid w:val="009c166f"/>
    <w:rPr/>
  </w:style>
  <w:style w:type="character" w:styleId="WW8Num3z5" w:customStyle="1">
    <w:name w:val="WW8Num3z5"/>
    <w:uiPriority w:val="99"/>
    <w:qFormat/>
    <w:rsid w:val="009c166f"/>
    <w:rPr/>
  </w:style>
  <w:style w:type="character" w:styleId="WW8Num3z6" w:customStyle="1">
    <w:name w:val="WW8Num3z6"/>
    <w:uiPriority w:val="99"/>
    <w:qFormat/>
    <w:rsid w:val="009c166f"/>
    <w:rPr/>
  </w:style>
  <w:style w:type="character" w:styleId="WW8Num3z7" w:customStyle="1">
    <w:name w:val="WW8Num3z7"/>
    <w:uiPriority w:val="99"/>
    <w:qFormat/>
    <w:rsid w:val="009c166f"/>
    <w:rPr/>
  </w:style>
  <w:style w:type="character" w:styleId="WW8Num3z8" w:customStyle="1">
    <w:name w:val="WW8Num3z8"/>
    <w:uiPriority w:val="99"/>
    <w:qFormat/>
    <w:rsid w:val="009c166f"/>
    <w:rPr/>
  </w:style>
  <w:style w:type="character" w:styleId="WW8Num4z0" w:customStyle="1">
    <w:name w:val="WW8Num4z0"/>
    <w:uiPriority w:val="99"/>
    <w:qFormat/>
    <w:rsid w:val="009c166f"/>
    <w:rPr>
      <w:rFonts w:ascii="Symbol" w:hAnsi="Symbol" w:cs="Symbol"/>
    </w:rPr>
  </w:style>
  <w:style w:type="character" w:styleId="WW8Num4z1" w:customStyle="1">
    <w:name w:val="WW8Num4z1"/>
    <w:uiPriority w:val="99"/>
    <w:qFormat/>
    <w:rsid w:val="009c166f"/>
    <w:rPr>
      <w:rFonts w:ascii="Courier New" w:hAnsi="Courier New" w:cs="Courier New"/>
    </w:rPr>
  </w:style>
  <w:style w:type="character" w:styleId="WW8Num4z2" w:customStyle="1">
    <w:name w:val="WW8Num4z2"/>
    <w:uiPriority w:val="99"/>
    <w:qFormat/>
    <w:rsid w:val="009c166f"/>
    <w:rPr>
      <w:rFonts w:ascii="Wingdings" w:hAnsi="Wingdings" w:cs="Wingdings"/>
    </w:rPr>
  </w:style>
  <w:style w:type="character" w:styleId="WW8Num5z0" w:customStyle="1">
    <w:name w:val="WW8Num5z0"/>
    <w:uiPriority w:val="99"/>
    <w:qFormat/>
    <w:rsid w:val="009c166f"/>
    <w:rPr/>
  </w:style>
  <w:style w:type="character" w:styleId="WW8Num5z1" w:customStyle="1">
    <w:name w:val="WW8Num5z1"/>
    <w:uiPriority w:val="99"/>
    <w:qFormat/>
    <w:rsid w:val="009c166f"/>
    <w:rPr/>
  </w:style>
  <w:style w:type="character" w:styleId="WW8Num5z2" w:customStyle="1">
    <w:name w:val="WW8Num5z2"/>
    <w:uiPriority w:val="99"/>
    <w:qFormat/>
    <w:rsid w:val="009c166f"/>
    <w:rPr/>
  </w:style>
  <w:style w:type="character" w:styleId="WW8Num5z3" w:customStyle="1">
    <w:name w:val="WW8Num5z3"/>
    <w:uiPriority w:val="99"/>
    <w:qFormat/>
    <w:rsid w:val="009c166f"/>
    <w:rPr/>
  </w:style>
  <w:style w:type="character" w:styleId="WW8Num5z4" w:customStyle="1">
    <w:name w:val="WW8Num5z4"/>
    <w:uiPriority w:val="99"/>
    <w:qFormat/>
    <w:rsid w:val="009c166f"/>
    <w:rPr/>
  </w:style>
  <w:style w:type="character" w:styleId="WW8Num5z5" w:customStyle="1">
    <w:name w:val="WW8Num5z5"/>
    <w:uiPriority w:val="99"/>
    <w:qFormat/>
    <w:rsid w:val="009c166f"/>
    <w:rPr/>
  </w:style>
  <w:style w:type="character" w:styleId="WW8Num5z6" w:customStyle="1">
    <w:name w:val="WW8Num5z6"/>
    <w:uiPriority w:val="99"/>
    <w:qFormat/>
    <w:rsid w:val="009c166f"/>
    <w:rPr/>
  </w:style>
  <w:style w:type="character" w:styleId="WW8Num5z7" w:customStyle="1">
    <w:name w:val="WW8Num5z7"/>
    <w:uiPriority w:val="99"/>
    <w:qFormat/>
    <w:rsid w:val="009c166f"/>
    <w:rPr/>
  </w:style>
  <w:style w:type="character" w:styleId="WW8Num5z8" w:customStyle="1">
    <w:name w:val="WW8Num5z8"/>
    <w:uiPriority w:val="99"/>
    <w:qFormat/>
    <w:rsid w:val="009c166f"/>
    <w:rPr/>
  </w:style>
  <w:style w:type="character" w:styleId="WW8Num6z0" w:customStyle="1">
    <w:name w:val="WW8Num6z0"/>
    <w:uiPriority w:val="99"/>
    <w:qFormat/>
    <w:rsid w:val="009c166f"/>
    <w:rPr>
      <w:rFonts w:ascii="Times New Roman" w:hAnsi="Times New Roman" w:cs="Times New Roman"/>
      <w:b/>
      <w:bCs/>
      <w:sz w:val="24"/>
      <w:szCs w:val="24"/>
    </w:rPr>
  </w:style>
  <w:style w:type="character" w:styleId="WW8Num6z1" w:customStyle="1">
    <w:name w:val="WW8Num6z1"/>
    <w:uiPriority w:val="99"/>
    <w:qFormat/>
    <w:rsid w:val="009c166f"/>
    <w:rPr/>
  </w:style>
  <w:style w:type="character" w:styleId="WW8Num6z2" w:customStyle="1">
    <w:name w:val="WW8Num6z2"/>
    <w:uiPriority w:val="99"/>
    <w:qFormat/>
    <w:rsid w:val="009c166f"/>
    <w:rPr/>
  </w:style>
  <w:style w:type="character" w:styleId="WW8Num6z3" w:customStyle="1">
    <w:name w:val="WW8Num6z3"/>
    <w:uiPriority w:val="99"/>
    <w:qFormat/>
    <w:rsid w:val="009c166f"/>
    <w:rPr/>
  </w:style>
  <w:style w:type="character" w:styleId="WW8Num6z4" w:customStyle="1">
    <w:name w:val="WW8Num6z4"/>
    <w:uiPriority w:val="99"/>
    <w:qFormat/>
    <w:rsid w:val="009c166f"/>
    <w:rPr/>
  </w:style>
  <w:style w:type="character" w:styleId="WW8Num6z5" w:customStyle="1">
    <w:name w:val="WW8Num6z5"/>
    <w:uiPriority w:val="99"/>
    <w:qFormat/>
    <w:rsid w:val="009c166f"/>
    <w:rPr/>
  </w:style>
  <w:style w:type="character" w:styleId="WW8Num6z6" w:customStyle="1">
    <w:name w:val="WW8Num6z6"/>
    <w:uiPriority w:val="99"/>
    <w:qFormat/>
    <w:rsid w:val="009c166f"/>
    <w:rPr/>
  </w:style>
  <w:style w:type="character" w:styleId="WW8Num6z7" w:customStyle="1">
    <w:name w:val="WW8Num6z7"/>
    <w:uiPriority w:val="99"/>
    <w:qFormat/>
    <w:rsid w:val="009c166f"/>
    <w:rPr/>
  </w:style>
  <w:style w:type="character" w:styleId="WW8Num6z8" w:customStyle="1">
    <w:name w:val="WW8Num6z8"/>
    <w:uiPriority w:val="99"/>
    <w:qFormat/>
    <w:rsid w:val="009c166f"/>
    <w:rPr/>
  </w:style>
  <w:style w:type="character" w:styleId="WW8Num7z0" w:customStyle="1">
    <w:name w:val="WW8Num7z0"/>
    <w:uiPriority w:val="99"/>
    <w:qFormat/>
    <w:rsid w:val="009c166f"/>
    <w:rPr>
      <w:rFonts w:ascii="Times New Roman" w:hAnsi="Times New Roman" w:cs="Times New Roman"/>
      <w:b/>
      <w:bCs/>
      <w:sz w:val="24"/>
      <w:szCs w:val="24"/>
    </w:rPr>
  </w:style>
  <w:style w:type="character" w:styleId="WW8Num7z1" w:customStyle="1">
    <w:name w:val="WW8Num7z1"/>
    <w:uiPriority w:val="99"/>
    <w:qFormat/>
    <w:rsid w:val="009c166f"/>
    <w:rPr/>
  </w:style>
  <w:style w:type="character" w:styleId="WW8Num7z2" w:customStyle="1">
    <w:name w:val="WW8Num7z2"/>
    <w:uiPriority w:val="99"/>
    <w:qFormat/>
    <w:rsid w:val="009c166f"/>
    <w:rPr/>
  </w:style>
  <w:style w:type="character" w:styleId="WW8Num7z3" w:customStyle="1">
    <w:name w:val="WW8Num7z3"/>
    <w:uiPriority w:val="99"/>
    <w:qFormat/>
    <w:rsid w:val="009c166f"/>
    <w:rPr/>
  </w:style>
  <w:style w:type="character" w:styleId="WW8Num7z4" w:customStyle="1">
    <w:name w:val="WW8Num7z4"/>
    <w:uiPriority w:val="99"/>
    <w:qFormat/>
    <w:rsid w:val="009c166f"/>
    <w:rPr/>
  </w:style>
  <w:style w:type="character" w:styleId="WW8Num7z5" w:customStyle="1">
    <w:name w:val="WW8Num7z5"/>
    <w:uiPriority w:val="99"/>
    <w:qFormat/>
    <w:rsid w:val="009c166f"/>
    <w:rPr/>
  </w:style>
  <w:style w:type="character" w:styleId="WW8Num7z6" w:customStyle="1">
    <w:name w:val="WW8Num7z6"/>
    <w:uiPriority w:val="99"/>
    <w:qFormat/>
    <w:rsid w:val="009c166f"/>
    <w:rPr/>
  </w:style>
  <w:style w:type="character" w:styleId="WW8Num7z7" w:customStyle="1">
    <w:name w:val="WW8Num7z7"/>
    <w:uiPriority w:val="99"/>
    <w:qFormat/>
    <w:rsid w:val="009c166f"/>
    <w:rPr/>
  </w:style>
  <w:style w:type="character" w:styleId="WW8Num7z8" w:customStyle="1">
    <w:name w:val="WW8Num7z8"/>
    <w:uiPriority w:val="99"/>
    <w:qFormat/>
    <w:rsid w:val="009c166f"/>
    <w:rPr/>
  </w:style>
  <w:style w:type="character" w:styleId="WW8Num8z0" w:customStyle="1">
    <w:name w:val="WW8Num8z0"/>
    <w:uiPriority w:val="99"/>
    <w:qFormat/>
    <w:rsid w:val="009c166f"/>
    <w:rPr>
      <w:rFonts w:ascii="Times New Roman" w:hAnsi="Times New Roman" w:cs="Times New Roman"/>
      <w:b/>
      <w:bCs/>
      <w:sz w:val="24"/>
      <w:szCs w:val="24"/>
    </w:rPr>
  </w:style>
  <w:style w:type="character" w:styleId="WW8Num8z1" w:customStyle="1">
    <w:name w:val="WW8Num8z1"/>
    <w:uiPriority w:val="99"/>
    <w:qFormat/>
    <w:rsid w:val="009c166f"/>
    <w:rPr/>
  </w:style>
  <w:style w:type="character" w:styleId="WW8Num8z2" w:customStyle="1">
    <w:name w:val="WW8Num8z2"/>
    <w:uiPriority w:val="99"/>
    <w:qFormat/>
    <w:rsid w:val="009c166f"/>
    <w:rPr/>
  </w:style>
  <w:style w:type="character" w:styleId="WW8Num8z3" w:customStyle="1">
    <w:name w:val="WW8Num8z3"/>
    <w:uiPriority w:val="99"/>
    <w:qFormat/>
    <w:rsid w:val="009c166f"/>
    <w:rPr/>
  </w:style>
  <w:style w:type="character" w:styleId="WW8Num8z4" w:customStyle="1">
    <w:name w:val="WW8Num8z4"/>
    <w:uiPriority w:val="99"/>
    <w:qFormat/>
    <w:rsid w:val="009c166f"/>
    <w:rPr/>
  </w:style>
  <w:style w:type="character" w:styleId="WW8Num8z5" w:customStyle="1">
    <w:name w:val="WW8Num8z5"/>
    <w:uiPriority w:val="99"/>
    <w:qFormat/>
    <w:rsid w:val="009c166f"/>
    <w:rPr/>
  </w:style>
  <w:style w:type="character" w:styleId="WW8Num8z6" w:customStyle="1">
    <w:name w:val="WW8Num8z6"/>
    <w:uiPriority w:val="99"/>
    <w:qFormat/>
    <w:rsid w:val="009c166f"/>
    <w:rPr/>
  </w:style>
  <w:style w:type="character" w:styleId="WW8Num8z7" w:customStyle="1">
    <w:name w:val="WW8Num8z7"/>
    <w:uiPriority w:val="99"/>
    <w:qFormat/>
    <w:rsid w:val="009c166f"/>
    <w:rPr/>
  </w:style>
  <w:style w:type="character" w:styleId="WW8Num8z8" w:customStyle="1">
    <w:name w:val="WW8Num8z8"/>
    <w:uiPriority w:val="99"/>
    <w:qFormat/>
    <w:rsid w:val="009c166f"/>
    <w:rPr/>
  </w:style>
  <w:style w:type="character" w:styleId="WW8Num9z0" w:customStyle="1">
    <w:name w:val="WW8Num9z0"/>
    <w:uiPriority w:val="99"/>
    <w:qFormat/>
    <w:rsid w:val="009c166f"/>
    <w:rPr>
      <w:rFonts w:ascii="Symbol" w:hAnsi="Symbol" w:cs="Symbol"/>
      <w:sz w:val="20"/>
      <w:szCs w:val="20"/>
    </w:rPr>
  </w:style>
  <w:style w:type="character" w:styleId="WW8Num9z1" w:customStyle="1">
    <w:name w:val="WW8Num9z1"/>
    <w:uiPriority w:val="99"/>
    <w:qFormat/>
    <w:rsid w:val="009c166f"/>
    <w:rPr>
      <w:rFonts w:ascii="Courier New" w:hAnsi="Courier New" w:cs="Courier New"/>
      <w:sz w:val="20"/>
      <w:szCs w:val="20"/>
    </w:rPr>
  </w:style>
  <w:style w:type="character" w:styleId="WW8Num9z2" w:customStyle="1">
    <w:name w:val="WW8Num9z2"/>
    <w:uiPriority w:val="99"/>
    <w:qFormat/>
    <w:rsid w:val="009c166f"/>
    <w:rPr>
      <w:rFonts w:ascii="Wingdings" w:hAnsi="Wingdings" w:cs="Wingdings"/>
      <w:sz w:val="20"/>
      <w:szCs w:val="20"/>
    </w:rPr>
  </w:style>
  <w:style w:type="character" w:styleId="WW8Num10z0" w:customStyle="1">
    <w:name w:val="WW8Num10z0"/>
    <w:uiPriority w:val="99"/>
    <w:qFormat/>
    <w:rsid w:val="009c166f"/>
    <w:rPr>
      <w:rFonts w:ascii="Symbol" w:hAnsi="Symbol" w:cs="Symbol"/>
    </w:rPr>
  </w:style>
  <w:style w:type="character" w:styleId="WW8Num10z1" w:customStyle="1">
    <w:name w:val="WW8Num10z1"/>
    <w:uiPriority w:val="99"/>
    <w:qFormat/>
    <w:rsid w:val="009c166f"/>
    <w:rPr>
      <w:rFonts w:ascii="Courier New" w:hAnsi="Courier New" w:cs="Courier New"/>
    </w:rPr>
  </w:style>
  <w:style w:type="character" w:styleId="WW8Num10z2" w:customStyle="1">
    <w:name w:val="WW8Num10z2"/>
    <w:uiPriority w:val="99"/>
    <w:qFormat/>
    <w:rsid w:val="009c166f"/>
    <w:rPr>
      <w:rFonts w:ascii="Wingdings" w:hAnsi="Wingdings" w:cs="Wingdings"/>
    </w:rPr>
  </w:style>
  <w:style w:type="character" w:styleId="WW8Num10z3" w:customStyle="1">
    <w:name w:val="WW8Num10z3"/>
    <w:uiPriority w:val="99"/>
    <w:qFormat/>
    <w:rsid w:val="009c166f"/>
    <w:rPr>
      <w:rFonts w:ascii="Symbol" w:hAnsi="Symbol" w:cs="Symbol"/>
    </w:rPr>
  </w:style>
  <w:style w:type="character" w:styleId="Domylnaczcionkaakapitu2" w:customStyle="1">
    <w:name w:val="Domyślna czcionka akapitu2"/>
    <w:uiPriority w:val="99"/>
    <w:qFormat/>
    <w:rsid w:val="009c166f"/>
    <w:rPr/>
  </w:style>
  <w:style w:type="character" w:styleId="Domylnaczcionkaakapitu1" w:customStyle="1">
    <w:name w:val="Domyślna czcionka akapitu1"/>
    <w:uiPriority w:val="99"/>
    <w:qFormat/>
    <w:rsid w:val="009c166f"/>
    <w:rPr/>
  </w:style>
  <w:style w:type="character" w:styleId="BodyTextChar" w:customStyle="1">
    <w:name w:val="Body Text Char"/>
    <w:uiPriority w:val="99"/>
    <w:qFormat/>
    <w:rsid w:val="009c166f"/>
    <w:rPr>
      <w:rFonts w:ascii="Times New Roman" w:hAnsi="Times New Roman" w:cs="Times New Roman"/>
      <w:sz w:val="24"/>
      <w:szCs w:val="24"/>
    </w:rPr>
  </w:style>
  <w:style w:type="character" w:styleId="BodyTextFirstIndentChar" w:customStyle="1">
    <w:name w:val="Body Text First Indent Char"/>
    <w:uiPriority w:val="99"/>
    <w:qFormat/>
    <w:rsid w:val="009c166f"/>
    <w:rPr>
      <w:rFonts w:ascii="Times New Roman" w:hAnsi="Times New Roman" w:cs="Times New Roman"/>
      <w:sz w:val="24"/>
      <w:szCs w:val="24"/>
    </w:rPr>
  </w:style>
  <w:style w:type="character" w:styleId="BalloonTextChar" w:customStyle="1">
    <w:name w:val="Balloon Text Char"/>
    <w:uiPriority w:val="99"/>
    <w:qFormat/>
    <w:rsid w:val="009c166f"/>
    <w:rPr>
      <w:rFonts w:ascii="Segoe UI" w:hAnsi="Segoe UI" w:cs="Segoe UI"/>
      <w:sz w:val="18"/>
      <w:szCs w:val="18"/>
    </w:rPr>
  </w:style>
  <w:style w:type="character" w:styleId="Emphasis">
    <w:name w:val="Emphasis"/>
    <w:uiPriority w:val="99"/>
    <w:qFormat/>
    <w:rsid w:val="009c166f"/>
    <w:rPr>
      <w:i/>
      <w:iCs/>
    </w:rPr>
  </w:style>
  <w:style w:type="character" w:styleId="Strong">
    <w:name w:val="Strong"/>
    <w:qFormat/>
    <w:rsid w:val="009c166f"/>
    <w:rPr>
      <w:b/>
      <w:bCs/>
    </w:rPr>
  </w:style>
  <w:style w:type="character" w:styleId="Tsalignmentelement" w:customStyle="1">
    <w:name w:val="ts-alignment-element"/>
    <w:uiPriority w:val="99"/>
    <w:qFormat/>
    <w:rsid w:val="009c166f"/>
    <w:rPr>
      <w:rFonts w:ascii="Times New Roman" w:hAnsi="Times New Roman" w:cs="Times New Roman"/>
    </w:rPr>
  </w:style>
  <w:style w:type="character" w:styleId="Reference" w:customStyle="1">
    <w:name w:val="reference"/>
    <w:uiPriority w:val="99"/>
    <w:qFormat/>
    <w:rsid w:val="009c166f"/>
    <w:rPr>
      <w:rFonts w:ascii="Times New Roman" w:hAnsi="Times New Roman" w:cs="Times New Roman"/>
    </w:rPr>
  </w:style>
  <w:style w:type="character" w:styleId="Appleconvertedspace" w:customStyle="1">
    <w:name w:val="apple-converted-space"/>
    <w:uiPriority w:val="99"/>
    <w:qFormat/>
    <w:rsid w:val="009c166f"/>
    <w:rPr>
      <w:rFonts w:ascii="Times New Roman" w:hAnsi="Times New Roman" w:cs="Times New Roman"/>
    </w:rPr>
  </w:style>
  <w:style w:type="character" w:styleId="Name" w:customStyle="1">
    <w:name w:val="name"/>
    <w:qFormat/>
    <w:rsid w:val="009c166f"/>
    <w:rPr>
      <w:rFonts w:ascii="Times New Roman" w:hAnsi="Times New Roman" w:cs="Times New Roman"/>
    </w:rPr>
  </w:style>
  <w:style w:type="character" w:styleId="Cdmtaxonuuid988f8190375e4734aa67d7068abf5327secuuid6786d86375d44796b916c1c3dff4cb70" w:customStyle="1">
    <w:name w:val="cdm:taxon uuid:988f8190-375e-4734-aa67-d7068abf5327 sec_uuid:6786d863-75d4-4796-b916-c1c3dff4cb70"/>
    <w:uiPriority w:val="99"/>
    <w:qFormat/>
    <w:rsid w:val="009c166f"/>
    <w:rPr>
      <w:rFonts w:ascii="Times New Roman" w:hAnsi="Times New Roman" w:cs="Times New Roman"/>
    </w:rPr>
  </w:style>
  <w:style w:type="character" w:styleId="Cdmtaxonuuidcf4660e64a4a47b6b68a6db5ad3f60f4secuuid6786d86375d44796b916c1c3dff4cb70" w:customStyle="1">
    <w:name w:val="cdm:taxon uuid:cf4660e6-4a4a-47b6-b68a-6db5ad3f60f4 sec_uuid:6786d863-75d4-4796-b916-c1c3dff4cb70"/>
    <w:uiPriority w:val="99"/>
    <w:qFormat/>
    <w:rsid w:val="009c166f"/>
    <w:rPr>
      <w:rFonts w:ascii="Times New Roman" w:hAnsi="Times New Roman" w:cs="Times New Roman"/>
    </w:rPr>
  </w:style>
  <w:style w:type="character" w:styleId="Binomial" w:customStyle="1">
    <w:name w:val="binomial"/>
    <w:uiPriority w:val="99"/>
    <w:qFormat/>
    <w:rsid w:val="009c166f"/>
    <w:rPr>
      <w:rFonts w:ascii="Times New Roman" w:hAnsi="Times New Roman" w:cs="Times New Roman"/>
    </w:rPr>
  </w:style>
  <w:style w:type="character" w:styleId="TekstdymkaZnak" w:customStyle="1">
    <w:name w:val="Tekst dymka Znak"/>
    <w:uiPriority w:val="99"/>
    <w:qFormat/>
    <w:rsid w:val="009c166f"/>
    <w:rPr>
      <w:rFonts w:ascii="Segoe UI" w:hAnsi="Segoe UI" w:cs="Segoe UI"/>
      <w:sz w:val="18"/>
      <w:szCs w:val="18"/>
    </w:rPr>
  </w:style>
  <w:style w:type="character" w:styleId="InternetLink" w:customStyle="1">
    <w:name w:val="Internet Link"/>
    <w:uiPriority w:val="99"/>
    <w:rsid w:val="009c166f"/>
    <w:rPr>
      <w:color w:val="000080"/>
      <w:u w:val="single"/>
    </w:rPr>
  </w:style>
  <w:style w:type="character" w:styleId="NumberingSymbols" w:customStyle="1">
    <w:name w:val="Numbering Symbols"/>
    <w:uiPriority w:val="99"/>
    <w:qFormat/>
    <w:rsid w:val="009c166f"/>
    <w:rPr/>
  </w:style>
  <w:style w:type="character" w:styleId="ListLabel42" w:customStyle="1">
    <w:name w:val="ListLabel 42"/>
    <w:uiPriority w:val="99"/>
    <w:qFormat/>
    <w:rsid w:val="009c166f"/>
    <w:rPr>
      <w:rFonts w:ascii="Times New Roman" w:hAnsi="Times New Roman" w:cs="Times New Roman"/>
      <w:sz w:val="24"/>
      <w:szCs w:val="24"/>
    </w:rPr>
  </w:style>
  <w:style w:type="character" w:styleId="Odwoaniedokomentarza1" w:customStyle="1">
    <w:name w:val="Odwołanie do komentarza1"/>
    <w:uiPriority w:val="99"/>
    <w:qFormat/>
    <w:rsid w:val="009c166f"/>
    <w:rPr>
      <w:sz w:val="16"/>
      <w:szCs w:val="16"/>
    </w:rPr>
  </w:style>
  <w:style w:type="character" w:styleId="TekstkomentarzaZnak" w:customStyle="1">
    <w:name w:val="Tekst komentarza Znak"/>
    <w:uiPriority w:val="99"/>
    <w:qFormat/>
    <w:rsid w:val="009c166f"/>
    <w:rPr>
      <w:rFonts w:ascii="Calibri" w:hAnsi="Calibri" w:cs="Calibri"/>
      <w:lang w:eastAsia="zh-CN"/>
    </w:rPr>
  </w:style>
  <w:style w:type="character" w:styleId="TematkomentarzaZnak" w:customStyle="1">
    <w:name w:val="Temat komentarza Znak"/>
    <w:uiPriority w:val="99"/>
    <w:qFormat/>
    <w:rsid w:val="009c166f"/>
    <w:rPr>
      <w:rFonts w:ascii="Calibri" w:hAnsi="Calibri" w:cs="Calibri"/>
      <w:b/>
      <w:bCs/>
      <w:lang w:eastAsia="zh-CN"/>
    </w:rPr>
  </w:style>
  <w:style w:type="character" w:styleId="Journaltitletext" w:customStyle="1">
    <w:name w:val="journal-title-text"/>
    <w:uiPriority w:val="99"/>
    <w:qFormat/>
    <w:rsid w:val="009c166f"/>
    <w:rPr>
      <w:rFonts w:ascii="Times New Roman" w:hAnsi="Times New Roman" w:cs="Times New Roman"/>
    </w:rPr>
  </w:style>
  <w:style w:type="character" w:styleId="Tekstpodstawowywcity2Znak" w:customStyle="1">
    <w:name w:val="Tekst podstawowy wcięty 2 Znak"/>
    <w:uiPriority w:val="99"/>
    <w:qFormat/>
    <w:rsid w:val="009c166f"/>
    <w:rPr>
      <w:rFonts w:ascii="Calibri" w:hAnsi="Calibri" w:cs="Calibri"/>
      <w:sz w:val="22"/>
      <w:szCs w:val="22"/>
      <w:lang w:eastAsia="zh-CN"/>
    </w:rPr>
  </w:style>
  <w:style w:type="character" w:styleId="NagwekZnak" w:customStyle="1">
    <w:name w:val="Nagłówek Znak"/>
    <w:uiPriority w:val="99"/>
    <w:qFormat/>
    <w:rsid w:val="009c166f"/>
    <w:rPr>
      <w:rFonts w:ascii="Calibri" w:hAnsi="Calibri" w:cs="Calibri"/>
      <w:sz w:val="22"/>
      <w:szCs w:val="22"/>
      <w:lang w:eastAsia="zh-CN"/>
    </w:rPr>
  </w:style>
  <w:style w:type="character" w:styleId="StopkaZnak" w:customStyle="1">
    <w:name w:val="Stopka Znak"/>
    <w:qFormat/>
    <w:rsid w:val="009c166f"/>
    <w:rPr>
      <w:rFonts w:ascii="Calibri" w:hAnsi="Calibri" w:cs="Calibri"/>
      <w:sz w:val="22"/>
      <w:szCs w:val="22"/>
      <w:lang w:eastAsia="zh-CN"/>
    </w:rPr>
  </w:style>
  <w:style w:type="character" w:styleId="FollowedHyperlink">
    <w:name w:val="FollowedHyperlink"/>
    <w:uiPriority w:val="99"/>
    <w:qFormat/>
    <w:rsid w:val="009c166f"/>
    <w:rPr>
      <w:color w:val="800080"/>
      <w:u w:val="single"/>
    </w:rPr>
  </w:style>
  <w:style w:type="character" w:styleId="TytuZnak" w:customStyle="1">
    <w:name w:val="Tytuł Znak"/>
    <w:uiPriority w:val="99"/>
    <w:qFormat/>
    <w:rsid w:val="009c166f"/>
    <w:rPr>
      <w:rFonts w:ascii="Calibri Light" w:hAnsi="Calibri Light" w:cs="Calibri Light"/>
      <w:spacing w:val="-10"/>
      <w:kern w:val="2"/>
      <w:sz w:val="56"/>
      <w:szCs w:val="56"/>
    </w:rPr>
  </w:style>
  <w:style w:type="character" w:styleId="Nierozpoznanawzmianka1" w:customStyle="1">
    <w:name w:val="Nierozpoznana wzmianka1"/>
    <w:uiPriority w:val="99"/>
    <w:qFormat/>
    <w:rsid w:val="009c166f"/>
    <w:rPr>
      <w:color w:val="auto"/>
    </w:rPr>
  </w:style>
  <w:style w:type="character" w:styleId="Object" w:customStyle="1">
    <w:name w:val="object"/>
    <w:uiPriority w:val="99"/>
    <w:qFormat/>
    <w:rsid w:val="009c166f"/>
    <w:rPr/>
  </w:style>
  <w:style w:type="character" w:styleId="Journaltitle" w:customStyle="1">
    <w:name w:val="journaltitle"/>
    <w:uiPriority w:val="99"/>
    <w:qFormat/>
    <w:rsid w:val="009c166f"/>
    <w:rPr/>
  </w:style>
  <w:style w:type="character" w:styleId="Label" w:customStyle="1">
    <w:name w:val="label"/>
    <w:uiPriority w:val="99"/>
    <w:qFormat/>
    <w:rsid w:val="009c166f"/>
    <w:rPr/>
  </w:style>
  <w:style w:type="character" w:styleId="Bullets" w:customStyle="1">
    <w:name w:val="Bullets"/>
    <w:uiPriority w:val="99"/>
    <w:qFormat/>
    <w:rsid w:val="009c166f"/>
    <w:rPr>
      <w:rFonts w:ascii="OpenSymbol" w:hAnsi="OpenSymbol" w:eastAsia="Times New Roman" w:cs="OpenSymbol"/>
    </w:rPr>
  </w:style>
  <w:style w:type="character" w:styleId="BodyTextChar1" w:customStyle="1">
    <w:name w:val="Body Text Char1"/>
    <w:link w:val="BodyText"/>
    <w:uiPriority w:val="99"/>
    <w:semiHidden/>
    <w:qFormat/>
    <w:rsid w:val="00773982"/>
    <w:rPr>
      <w:rFonts w:ascii="Calibri" w:hAnsi="Calibri" w:cs="Calibri"/>
      <w:lang w:val="pl-PL" w:eastAsia="zh-CN"/>
    </w:rPr>
  </w:style>
  <w:style w:type="character" w:styleId="BalloonTextChar1" w:customStyle="1">
    <w:name w:val="Balloon Text Char1"/>
    <w:link w:val="BalloonText"/>
    <w:uiPriority w:val="99"/>
    <w:semiHidden/>
    <w:qFormat/>
    <w:rsid w:val="00773982"/>
    <w:rPr>
      <w:rFonts w:ascii="Times New Roman" w:hAnsi="Times New Roman" w:cs="Times New Roman"/>
      <w:sz w:val="0"/>
      <w:szCs w:val="0"/>
      <w:lang w:val="pl-PL" w:eastAsia="zh-CN"/>
    </w:rPr>
  </w:style>
  <w:style w:type="character" w:styleId="CommentTextChar" w:customStyle="1">
    <w:name w:val="Comment Text Char"/>
    <w:link w:val="CommentText"/>
    <w:uiPriority w:val="99"/>
    <w:qFormat/>
    <w:rsid w:val="009c166f"/>
    <w:rPr>
      <w:rFonts w:ascii="Calibri" w:hAnsi="Calibri" w:cs="Calibri"/>
      <w:lang w:eastAsia="zh-CN"/>
    </w:rPr>
  </w:style>
  <w:style w:type="character" w:styleId="CommentSubjectChar" w:customStyle="1">
    <w:name w:val="Comment Subject Char"/>
    <w:link w:val="CommentSubject"/>
    <w:uiPriority w:val="99"/>
    <w:semiHidden/>
    <w:qFormat/>
    <w:rsid w:val="00773982"/>
    <w:rPr>
      <w:rFonts w:ascii="Calibri" w:hAnsi="Calibri" w:cs="Calibri"/>
      <w:b/>
      <w:bCs/>
      <w:sz w:val="20"/>
      <w:szCs w:val="20"/>
      <w:lang w:val="pl-PL" w:eastAsia="zh-CN"/>
    </w:rPr>
  </w:style>
  <w:style w:type="character" w:styleId="NagwekZnak1" w:customStyle="1">
    <w:name w:val="Nagłówek Znak1"/>
    <w:link w:val="Nagwek1"/>
    <w:uiPriority w:val="99"/>
    <w:semiHidden/>
    <w:qFormat/>
    <w:rsid w:val="00773982"/>
    <w:rPr>
      <w:rFonts w:ascii="Calibri" w:hAnsi="Calibri" w:cs="Calibri"/>
      <w:lang w:val="pl-PL" w:eastAsia="zh-CN"/>
    </w:rPr>
  </w:style>
  <w:style w:type="character" w:styleId="StopkaZnak1" w:customStyle="1">
    <w:name w:val="Stopka Znak1"/>
    <w:link w:val="Stopka1"/>
    <w:uiPriority w:val="99"/>
    <w:semiHidden/>
    <w:qFormat/>
    <w:rsid w:val="00773982"/>
    <w:rPr>
      <w:rFonts w:ascii="Calibri" w:hAnsi="Calibri" w:cs="Calibri"/>
      <w:lang w:val="pl-PL" w:eastAsia="zh-CN"/>
    </w:rPr>
  </w:style>
  <w:style w:type="character" w:styleId="BodyTextIndentChar" w:customStyle="1">
    <w:name w:val="Body Text Indent Char"/>
    <w:link w:val="BodyTextIndent"/>
    <w:uiPriority w:val="99"/>
    <w:semiHidden/>
    <w:qFormat/>
    <w:rsid w:val="00773982"/>
    <w:rPr>
      <w:rFonts w:ascii="Calibri" w:hAnsi="Calibri" w:cs="Calibri"/>
      <w:lang w:val="pl-PL" w:eastAsia="zh-CN"/>
    </w:rPr>
  </w:style>
  <w:style w:type="character" w:styleId="Annotationreference">
    <w:name w:val="annotation reference"/>
    <w:uiPriority w:val="99"/>
    <w:qFormat/>
    <w:rsid w:val="009c166f"/>
    <w:rPr>
      <w:rFonts w:ascii="Times New Roman" w:hAnsi="Times New Roman" w:cs="Times New Roman"/>
      <w:sz w:val="16"/>
      <w:szCs w:val="16"/>
    </w:rPr>
  </w:style>
  <w:style w:type="character" w:styleId="BodyText2Char" w:customStyle="1">
    <w:name w:val="Body Text 2 Char"/>
    <w:link w:val="BodyText2"/>
    <w:uiPriority w:val="99"/>
    <w:semiHidden/>
    <w:qFormat/>
    <w:rsid w:val="00773982"/>
    <w:rPr>
      <w:rFonts w:ascii="Calibri" w:hAnsi="Calibri" w:cs="Calibri"/>
      <w:lang w:val="pl-PL" w:eastAsia="zh-CN"/>
    </w:rPr>
  </w:style>
  <w:style w:type="character" w:styleId="ListLabel43" w:customStyle="1">
    <w:name w:val="ListLabel 43"/>
    <w:qFormat/>
    <w:rsid w:val="00866de4"/>
    <w:rPr>
      <w:rFonts w:cs="Times New Roman"/>
    </w:rPr>
  </w:style>
  <w:style w:type="character" w:styleId="ListLabel44" w:customStyle="1">
    <w:name w:val="ListLabel 44"/>
    <w:qFormat/>
    <w:rsid w:val="00866de4"/>
    <w:rPr>
      <w:rFonts w:cs="Times New Roman"/>
    </w:rPr>
  </w:style>
  <w:style w:type="character" w:styleId="ListLabel45" w:customStyle="1">
    <w:name w:val="ListLabel 45"/>
    <w:qFormat/>
    <w:rsid w:val="00866de4"/>
    <w:rPr>
      <w:rFonts w:cs="Times New Roman"/>
    </w:rPr>
  </w:style>
  <w:style w:type="character" w:styleId="ListLabel46" w:customStyle="1">
    <w:name w:val="ListLabel 46"/>
    <w:qFormat/>
    <w:rsid w:val="00866de4"/>
    <w:rPr>
      <w:rFonts w:cs="Times New Roman"/>
    </w:rPr>
  </w:style>
  <w:style w:type="character" w:styleId="ListLabel47" w:customStyle="1">
    <w:name w:val="ListLabel 47"/>
    <w:qFormat/>
    <w:rsid w:val="00866de4"/>
    <w:rPr>
      <w:rFonts w:cs="Times New Roman"/>
    </w:rPr>
  </w:style>
  <w:style w:type="character" w:styleId="ListLabel48" w:customStyle="1">
    <w:name w:val="ListLabel 48"/>
    <w:qFormat/>
    <w:rsid w:val="00866de4"/>
    <w:rPr>
      <w:rFonts w:cs="Times New Roman"/>
    </w:rPr>
  </w:style>
  <w:style w:type="character" w:styleId="ListLabel49" w:customStyle="1">
    <w:name w:val="ListLabel 49"/>
    <w:qFormat/>
    <w:rsid w:val="00866de4"/>
    <w:rPr>
      <w:rFonts w:cs="Times New Roman"/>
    </w:rPr>
  </w:style>
  <w:style w:type="character" w:styleId="ListLabel50" w:customStyle="1">
    <w:name w:val="ListLabel 50"/>
    <w:qFormat/>
    <w:rsid w:val="00866de4"/>
    <w:rPr>
      <w:rFonts w:cs="Times New Roman"/>
    </w:rPr>
  </w:style>
  <w:style w:type="character" w:styleId="ListLabel51" w:customStyle="1">
    <w:name w:val="ListLabel 51"/>
    <w:qFormat/>
    <w:rsid w:val="00866de4"/>
    <w:rPr>
      <w:rFonts w:cs="Times New Roman"/>
    </w:rPr>
  </w:style>
  <w:style w:type="character" w:styleId="LineNumbering" w:customStyle="1">
    <w:name w:val="Line Numbering"/>
    <w:rsid w:val="00866de4"/>
    <w:rPr/>
  </w:style>
  <w:style w:type="character" w:styleId="Linenumber">
    <w:name w:val="line number"/>
    <w:basedOn w:val="DefaultParagraphFont"/>
    <w:uiPriority w:val="99"/>
    <w:semiHidden/>
    <w:unhideWhenUsed/>
    <w:qFormat/>
    <w:rsid w:val="00d2170c"/>
    <w:rPr/>
  </w:style>
  <w:style w:type="character" w:styleId="PlaceholderText">
    <w:name w:val="Placeholder Text"/>
    <w:basedOn w:val="DefaultParagraphFont"/>
    <w:uiPriority w:val="99"/>
    <w:semiHidden/>
    <w:qFormat/>
    <w:rsid w:val="004d3653"/>
    <w:rPr>
      <w:color w:val="808080"/>
    </w:rPr>
  </w:style>
  <w:style w:type="character" w:styleId="Taxonname" w:customStyle="1">
    <w:name w:val="taxonname"/>
    <w:basedOn w:val="DefaultParagraphFont"/>
    <w:qFormat/>
    <w:rsid w:val="001323a7"/>
    <w:rPr/>
  </w:style>
  <w:style w:type="character" w:styleId="ListLabel52" w:customStyle="1">
    <w:name w:val="ListLabel 52"/>
    <w:qFormat/>
    <w:rsid w:val="0007069b"/>
    <w:rPr>
      <w:rFonts w:cs="Courier New"/>
    </w:rPr>
  </w:style>
  <w:style w:type="character" w:styleId="ListLabel53" w:customStyle="1">
    <w:name w:val="ListLabel 53"/>
    <w:qFormat/>
    <w:rsid w:val="0007069b"/>
    <w:rPr>
      <w:rFonts w:cs="Courier New"/>
    </w:rPr>
  </w:style>
  <w:style w:type="character" w:styleId="ListLabel54" w:customStyle="1">
    <w:name w:val="ListLabel 54"/>
    <w:qFormat/>
    <w:rsid w:val="0007069b"/>
    <w:rPr>
      <w:rFonts w:cs="Courier New"/>
    </w:rPr>
  </w:style>
  <w:style w:type="paragraph" w:styleId="Heading" w:customStyle="1">
    <w:name w:val="Heading"/>
    <w:basedOn w:val="Normal"/>
    <w:next w:val="TextBody"/>
    <w:uiPriority w:val="99"/>
    <w:qFormat/>
    <w:rsid w:val="009c166f"/>
    <w:pPr>
      <w:keepNext w:val="true"/>
      <w:spacing w:before="240" w:after="120"/>
    </w:pPr>
    <w:rPr>
      <w:rFonts w:ascii="Liberation Sans" w:hAnsi="Liberation Sans" w:cs="Liberation Sans"/>
      <w:sz w:val="28"/>
      <w:szCs w:val="28"/>
    </w:rPr>
  </w:style>
  <w:style w:type="paragraph" w:styleId="TextBody">
    <w:name w:val="Body Text"/>
    <w:basedOn w:val="Normal"/>
    <w:link w:val="BodyTextChar1"/>
    <w:uiPriority w:val="99"/>
    <w:rsid w:val="009c166f"/>
    <w:pPr>
      <w:spacing w:lineRule="auto" w:line="360" w:before="0" w:after="0"/>
      <w:jc w:val="center"/>
    </w:pPr>
    <w:rPr>
      <w:rFonts w:cs="Times New Roman"/>
      <w:sz w:val="24"/>
      <w:szCs w:val="24"/>
    </w:rPr>
  </w:style>
  <w:style w:type="paragraph" w:styleId="List">
    <w:name w:val="List"/>
    <w:basedOn w:val="TextBody"/>
    <w:uiPriority w:val="99"/>
    <w:rsid w:val="009c166f"/>
    <w:pPr/>
    <w:rPr>
      <w:rFonts w:ascii="Lohit Devanagari" w:hAnsi="Lohit Devanagari"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99"/>
    <w:qFormat/>
    <w:rsid w:val="009c166f"/>
    <w:pPr>
      <w:suppressLineNumbers/>
    </w:pPr>
    <w:rPr/>
  </w:style>
  <w:style w:type="paragraph" w:styleId="Nagwek11" w:customStyle="1">
    <w:name w:val="Nagłówek 11"/>
    <w:basedOn w:val="Normal"/>
    <w:next w:val="Normal"/>
    <w:link w:val="Nagwek1Znak"/>
    <w:uiPriority w:val="99"/>
    <w:qFormat/>
    <w:rsid w:val="009c166f"/>
    <w:pPr>
      <w:keepNext w:val="true"/>
      <w:tabs>
        <w:tab w:val="clear" w:pos="720"/>
        <w:tab w:val="left" w:pos="0" w:leader="none"/>
      </w:tabs>
      <w:spacing w:lineRule="auto" w:line="240" w:before="240" w:after="120"/>
      <w:textAlignment w:val="baseline"/>
      <w:outlineLvl w:val="0"/>
    </w:pPr>
    <w:rPr>
      <w:rFonts w:ascii="Liberation Serif" w:hAnsi="Liberation Serif" w:cs="Liberation Serif"/>
      <w:b/>
      <w:bCs/>
      <w:kern w:val="2"/>
      <w:sz w:val="48"/>
      <w:szCs w:val="48"/>
      <w:lang w:val="en-US"/>
    </w:rPr>
  </w:style>
  <w:style w:type="paragraph" w:styleId="Nagwek21" w:customStyle="1">
    <w:name w:val="Nagłówek 21"/>
    <w:basedOn w:val="Normal"/>
    <w:next w:val="Normal"/>
    <w:link w:val="Nagwek2Znak"/>
    <w:uiPriority w:val="99"/>
    <w:qFormat/>
    <w:rsid w:val="009c166f"/>
    <w:pPr>
      <w:keepNext w:val="true"/>
      <w:keepLines/>
      <w:tabs>
        <w:tab w:val="clear" w:pos="720"/>
        <w:tab w:val="left" w:pos="0" w:leader="none"/>
      </w:tabs>
      <w:spacing w:before="40" w:after="0"/>
      <w:outlineLvl w:val="1"/>
    </w:pPr>
    <w:rPr>
      <w:rFonts w:ascii="Calibri Light" w:hAnsi="Calibri Light" w:cs="Calibri Light"/>
      <w:color w:val="2F5496"/>
      <w:sz w:val="26"/>
      <w:szCs w:val="26"/>
    </w:rPr>
  </w:style>
  <w:style w:type="paragraph" w:styleId="Nagwek31" w:customStyle="1">
    <w:name w:val="Nagłówek 31"/>
    <w:basedOn w:val="Normal"/>
    <w:next w:val="Normal"/>
    <w:link w:val="Nagwek3Znak"/>
    <w:uiPriority w:val="99"/>
    <w:qFormat/>
    <w:rsid w:val="009c166f"/>
    <w:pPr>
      <w:keepNext w:val="true"/>
      <w:suppressAutoHyphens w:val="false"/>
      <w:spacing w:lineRule="auto" w:line="240" w:before="0" w:after="0"/>
      <w:outlineLvl w:val="2"/>
    </w:pPr>
    <w:rPr>
      <w:rFonts w:cs="Times New Roman"/>
      <w:b/>
      <w:bCs/>
      <w:i/>
      <w:iCs/>
      <w:sz w:val="20"/>
      <w:szCs w:val="20"/>
      <w:lang w:val="en-US"/>
    </w:rPr>
  </w:style>
  <w:style w:type="paragraph" w:styleId="Nagwek41" w:customStyle="1">
    <w:name w:val="Nagłówek 41"/>
    <w:basedOn w:val="Normal"/>
    <w:next w:val="Normal"/>
    <w:link w:val="Nagwek4Znak"/>
    <w:uiPriority w:val="99"/>
    <w:qFormat/>
    <w:rsid w:val="009c166f"/>
    <w:pPr>
      <w:keepNext w:val="true"/>
      <w:tabs>
        <w:tab w:val="clear" w:pos="720"/>
        <w:tab w:val="left" w:pos="0" w:leader="none"/>
      </w:tabs>
      <w:spacing w:lineRule="auto" w:line="240" w:before="120" w:after="120"/>
      <w:textAlignment w:val="baseline"/>
      <w:outlineLvl w:val="3"/>
    </w:pPr>
    <w:rPr>
      <w:rFonts w:ascii="Liberation Serif" w:hAnsi="Liberation Serif" w:cs="Liberation Serif"/>
      <w:b/>
      <w:bCs/>
      <w:kern w:val="2"/>
      <w:sz w:val="24"/>
      <w:szCs w:val="24"/>
      <w:lang w:val="en-US"/>
    </w:rPr>
  </w:style>
  <w:style w:type="paragraph" w:styleId="Nagwek51" w:customStyle="1">
    <w:name w:val="Nagłówek 51"/>
    <w:basedOn w:val="Normal"/>
    <w:next w:val="Normal"/>
    <w:link w:val="Nagwek5Znak"/>
    <w:uiPriority w:val="99"/>
    <w:qFormat/>
    <w:rsid w:val="009c166f"/>
    <w:pPr>
      <w:keepNext w:val="true"/>
      <w:spacing w:lineRule="auto" w:line="240" w:before="0" w:after="0"/>
      <w:jc w:val="center"/>
      <w:outlineLvl w:val="4"/>
    </w:pPr>
    <w:rPr>
      <w:rFonts w:cs="Times New Roman"/>
      <w:sz w:val="20"/>
      <w:szCs w:val="20"/>
      <w:lang w:val="en-US"/>
    </w:rPr>
  </w:style>
  <w:style w:type="paragraph" w:styleId="Legenda1" w:customStyle="1">
    <w:name w:val="Legenda1"/>
    <w:basedOn w:val="Normal"/>
    <w:uiPriority w:val="99"/>
    <w:qFormat/>
    <w:rsid w:val="009c166f"/>
    <w:pPr>
      <w:suppressLineNumbers/>
      <w:spacing w:before="120" w:after="120"/>
    </w:pPr>
    <w:rPr>
      <w:i/>
      <w:iCs/>
      <w:sz w:val="24"/>
      <w:szCs w:val="24"/>
    </w:rPr>
  </w:style>
  <w:style w:type="paragraph" w:styleId="Caption1">
    <w:name w:val="caption"/>
    <w:basedOn w:val="Normal"/>
    <w:uiPriority w:val="99"/>
    <w:qFormat/>
    <w:rsid w:val="009c166f"/>
    <w:pPr>
      <w:suppressLineNumbers/>
      <w:spacing w:before="120" w:after="120"/>
    </w:pPr>
    <w:rPr>
      <w:i/>
      <w:iCs/>
      <w:sz w:val="24"/>
      <w:szCs w:val="24"/>
    </w:rPr>
  </w:style>
  <w:style w:type="paragraph" w:styleId="Akapitzlist1" w:customStyle="1">
    <w:name w:val="Akapit z listą1"/>
    <w:basedOn w:val="Normal"/>
    <w:uiPriority w:val="99"/>
    <w:qFormat/>
    <w:rsid w:val="009c166f"/>
    <w:pPr>
      <w:ind w:left="720" w:hanging="0"/>
    </w:pPr>
    <w:rPr/>
  </w:style>
  <w:style w:type="paragraph" w:styleId="Textbody1" w:customStyle="1">
    <w:name w:val="Text body"/>
    <w:basedOn w:val="Normal"/>
    <w:uiPriority w:val="99"/>
    <w:qFormat/>
    <w:rsid w:val="009c166f"/>
    <w:pPr>
      <w:spacing w:lineRule="auto" w:line="276" w:before="0" w:after="140"/>
      <w:textAlignment w:val="baseline"/>
    </w:pPr>
    <w:rPr>
      <w:rFonts w:ascii="Liberation Serif" w:hAnsi="Liberation Serif" w:cs="Liberation Serif"/>
      <w:kern w:val="2"/>
      <w:sz w:val="24"/>
      <w:szCs w:val="24"/>
      <w:lang w:val="en-US"/>
    </w:rPr>
  </w:style>
  <w:style w:type="paragraph" w:styleId="TableContents" w:customStyle="1">
    <w:name w:val="Table Contents"/>
    <w:basedOn w:val="Normal"/>
    <w:uiPriority w:val="99"/>
    <w:qFormat/>
    <w:rsid w:val="009c166f"/>
    <w:pPr>
      <w:suppressLineNumbers/>
      <w:spacing w:lineRule="auto" w:line="240" w:before="0" w:after="0"/>
      <w:textAlignment w:val="baseline"/>
    </w:pPr>
    <w:rPr>
      <w:rFonts w:ascii="Liberation Serif" w:hAnsi="Liberation Serif" w:cs="Liberation Serif"/>
      <w:kern w:val="2"/>
      <w:sz w:val="24"/>
      <w:szCs w:val="24"/>
      <w:lang w:val="en-US"/>
    </w:rPr>
  </w:style>
  <w:style w:type="paragraph" w:styleId="TableHeading" w:customStyle="1">
    <w:name w:val="Table Heading"/>
    <w:basedOn w:val="TableContents"/>
    <w:uiPriority w:val="99"/>
    <w:qFormat/>
    <w:rsid w:val="009c166f"/>
    <w:pPr>
      <w:jc w:val="center"/>
    </w:pPr>
    <w:rPr>
      <w:b/>
      <w:bCs/>
    </w:rPr>
  </w:style>
  <w:style w:type="paragraph" w:styleId="Tekstpodstawowyzwciciem1" w:customStyle="1">
    <w:name w:val="Tekst podstawowy z wcięciem1"/>
    <w:basedOn w:val="TextBody"/>
    <w:uiPriority w:val="99"/>
    <w:qFormat/>
    <w:rsid w:val="009c166f"/>
    <w:pPr>
      <w:spacing w:lineRule="auto" w:line="252" w:before="0" w:after="160"/>
      <w:ind w:firstLine="360"/>
      <w:jc w:val="left"/>
    </w:pPr>
    <w:rPr>
      <w:rFonts w:cs="Calibri"/>
      <w:sz w:val="22"/>
      <w:szCs w:val="22"/>
    </w:rPr>
  </w:style>
  <w:style w:type="paragraph" w:styleId="Tekstdymka1" w:customStyle="1">
    <w:name w:val="Tekst dymka1"/>
    <w:basedOn w:val="Normal"/>
    <w:uiPriority w:val="99"/>
    <w:qFormat/>
    <w:rsid w:val="009c166f"/>
    <w:pPr>
      <w:spacing w:lineRule="auto" w:line="240" w:before="0" w:after="0"/>
    </w:pPr>
    <w:rPr>
      <w:rFonts w:ascii="Segoe UI" w:hAnsi="Segoe UI" w:cs="Segoe UI"/>
      <w:sz w:val="18"/>
      <w:szCs w:val="18"/>
    </w:rPr>
  </w:style>
  <w:style w:type="paragraph" w:styleId="Tekstpodstawowy31" w:customStyle="1">
    <w:name w:val="Tekst podstawowy 31"/>
    <w:basedOn w:val="Normal"/>
    <w:uiPriority w:val="99"/>
    <w:qFormat/>
    <w:rsid w:val="009c166f"/>
    <w:pPr>
      <w:spacing w:lineRule="auto" w:line="360" w:before="0" w:after="0"/>
      <w:jc w:val="both"/>
    </w:pPr>
    <w:rPr>
      <w:rFonts w:cs="Times New Roman"/>
      <w:sz w:val="24"/>
      <w:szCs w:val="24"/>
    </w:rPr>
  </w:style>
  <w:style w:type="paragraph" w:styleId="Plandokumentu1" w:customStyle="1">
    <w:name w:val="Plan dokumentu1"/>
    <w:basedOn w:val="Normal"/>
    <w:uiPriority w:val="99"/>
    <w:qFormat/>
    <w:rsid w:val="009c166f"/>
    <w:pPr/>
    <w:rPr>
      <w:rFonts w:ascii="Tahoma" w:hAnsi="Tahoma" w:cs="Tahoma"/>
    </w:rPr>
  </w:style>
  <w:style w:type="paragraph" w:styleId="BalloonText">
    <w:name w:val="Balloon Text"/>
    <w:basedOn w:val="Normal"/>
    <w:link w:val="BalloonTextChar1"/>
    <w:uiPriority w:val="99"/>
    <w:qFormat/>
    <w:rsid w:val="009c166f"/>
    <w:pPr>
      <w:spacing w:lineRule="auto" w:line="240" w:before="0" w:after="0"/>
    </w:pPr>
    <w:rPr>
      <w:rFonts w:ascii="Segoe UI" w:hAnsi="Segoe UI" w:cs="Segoe UI"/>
      <w:sz w:val="18"/>
      <w:szCs w:val="18"/>
    </w:rPr>
  </w:style>
  <w:style w:type="paragraph" w:styleId="PreformattedText" w:customStyle="1">
    <w:name w:val="Preformatted Text"/>
    <w:basedOn w:val="Normal"/>
    <w:uiPriority w:val="99"/>
    <w:qFormat/>
    <w:rsid w:val="009c166f"/>
    <w:pPr>
      <w:spacing w:before="0" w:after="0"/>
    </w:pPr>
    <w:rPr>
      <w:rFonts w:ascii="Liberation Mono" w:hAnsi="Liberation Mono" w:cs="Liberation Mono"/>
      <w:sz w:val="20"/>
      <w:szCs w:val="20"/>
    </w:rPr>
  </w:style>
  <w:style w:type="paragraph" w:styleId="Tekstkomentarza1" w:customStyle="1">
    <w:name w:val="Tekst komentarza1"/>
    <w:basedOn w:val="Normal"/>
    <w:uiPriority w:val="99"/>
    <w:qFormat/>
    <w:rsid w:val="009c166f"/>
    <w:pPr/>
    <w:rPr>
      <w:sz w:val="20"/>
      <w:szCs w:val="20"/>
    </w:rPr>
  </w:style>
  <w:style w:type="paragraph" w:styleId="Annotationtext">
    <w:name w:val="annotation text"/>
    <w:basedOn w:val="Normal"/>
    <w:link w:val="CommentTextChar"/>
    <w:uiPriority w:val="99"/>
    <w:qFormat/>
    <w:rsid w:val="009c166f"/>
    <w:pPr>
      <w:spacing w:lineRule="auto" w:line="240"/>
    </w:pPr>
    <w:rPr>
      <w:sz w:val="20"/>
      <w:szCs w:val="20"/>
    </w:rPr>
  </w:style>
  <w:style w:type="paragraph" w:styleId="Annotationsubject">
    <w:name w:val="annotation subject"/>
    <w:basedOn w:val="Tekstkomentarza1"/>
    <w:next w:val="Tekstkomentarza1"/>
    <w:link w:val="CommentSubjectChar"/>
    <w:uiPriority w:val="99"/>
    <w:qFormat/>
    <w:rsid w:val="009c166f"/>
    <w:pPr/>
    <w:rPr>
      <w:b/>
      <w:bCs/>
    </w:rPr>
  </w:style>
  <w:style w:type="paragraph" w:styleId="Tekstpodstawowywcity21" w:customStyle="1">
    <w:name w:val="Tekst podstawowy wcięty 21"/>
    <w:basedOn w:val="Normal"/>
    <w:uiPriority w:val="99"/>
    <w:qFormat/>
    <w:rsid w:val="009c166f"/>
    <w:pPr>
      <w:spacing w:lineRule="auto" w:line="480" w:before="0" w:after="120"/>
      <w:ind w:left="283" w:hanging="0"/>
    </w:pPr>
    <w:rPr/>
  </w:style>
  <w:style w:type="paragraph" w:styleId="Nagwek1" w:customStyle="1">
    <w:name w:val="Nagłówek1"/>
    <w:basedOn w:val="Normal"/>
    <w:link w:val="NagwekZnak1"/>
    <w:uiPriority w:val="99"/>
    <w:qFormat/>
    <w:rsid w:val="009c166f"/>
    <w:pPr>
      <w:suppressLineNumbers/>
      <w:tabs>
        <w:tab w:val="clear" w:pos="720"/>
        <w:tab w:val="center" w:pos="4536" w:leader="none"/>
        <w:tab w:val="right" w:pos="9072" w:leader="none"/>
      </w:tabs>
    </w:pPr>
    <w:rPr/>
  </w:style>
  <w:style w:type="paragraph" w:styleId="Stopka1" w:customStyle="1">
    <w:name w:val="Stopka1"/>
    <w:basedOn w:val="Normal"/>
    <w:link w:val="StopkaZnak1"/>
    <w:qFormat/>
    <w:rsid w:val="009c166f"/>
    <w:pPr>
      <w:suppressLineNumbers/>
      <w:tabs>
        <w:tab w:val="clear" w:pos="720"/>
        <w:tab w:val="center" w:pos="4536" w:leader="none"/>
        <w:tab w:val="right" w:pos="9072" w:leader="none"/>
      </w:tabs>
    </w:pPr>
    <w:rPr/>
  </w:style>
  <w:style w:type="paragraph" w:styleId="TextBodyIndent">
    <w:name w:val="Body Text Indent"/>
    <w:basedOn w:val="Normal"/>
    <w:link w:val="BodyTextIndentChar"/>
    <w:uiPriority w:val="99"/>
    <w:rsid w:val="009c166f"/>
    <w:pPr>
      <w:spacing w:lineRule="auto" w:line="360" w:before="0" w:after="0"/>
      <w:ind w:firstLine="709"/>
      <w:jc w:val="both"/>
    </w:pPr>
    <w:rPr>
      <w:rFonts w:cs="Times New Roman"/>
      <w:sz w:val="24"/>
      <w:szCs w:val="24"/>
    </w:rPr>
  </w:style>
  <w:style w:type="paragraph" w:styleId="Tytu1" w:customStyle="1">
    <w:name w:val="Tytuł1"/>
    <w:basedOn w:val="Normal"/>
    <w:next w:val="Normal"/>
    <w:uiPriority w:val="99"/>
    <w:qFormat/>
    <w:rsid w:val="009c166f"/>
    <w:pPr>
      <w:suppressAutoHyphens w:val="false"/>
      <w:spacing w:lineRule="auto" w:line="240" w:before="0" w:after="0"/>
    </w:pPr>
    <w:rPr>
      <w:rFonts w:ascii="Calibri Light" w:hAnsi="Calibri Light" w:cs="Calibri Light"/>
      <w:spacing w:val="-10"/>
      <w:kern w:val="2"/>
      <w:sz w:val="56"/>
      <w:szCs w:val="56"/>
    </w:rPr>
  </w:style>
  <w:style w:type="paragraph" w:styleId="Bibliography1" w:customStyle="1">
    <w:name w:val="Bibliography 1"/>
    <w:basedOn w:val="Index"/>
    <w:uiPriority w:val="99"/>
    <w:qFormat/>
    <w:rsid w:val="009c166f"/>
    <w:pPr>
      <w:tabs>
        <w:tab w:val="clear" w:pos="720"/>
        <w:tab w:val="right" w:pos="9070" w:leader="dot"/>
      </w:tabs>
    </w:pPr>
    <w:rPr/>
  </w:style>
  <w:style w:type="paragraph" w:styleId="Article" w:customStyle="1">
    <w:name w:val="article"/>
    <w:basedOn w:val="Normal"/>
    <w:uiPriority w:val="99"/>
    <w:qFormat/>
    <w:rsid w:val="009c166f"/>
    <w:pPr>
      <w:suppressAutoHyphens w:val="false"/>
      <w:spacing w:lineRule="auto" w:line="240" w:beforeAutospacing="1" w:afterAutospacing="1"/>
    </w:pPr>
    <w:rPr>
      <w:rFonts w:cs="Times New Roman"/>
      <w:sz w:val="24"/>
      <w:szCs w:val="24"/>
      <w:lang w:eastAsia="pl-PL"/>
    </w:rPr>
  </w:style>
  <w:style w:type="paragraph" w:styleId="BodyText2">
    <w:name w:val="Body Text 2"/>
    <w:basedOn w:val="Normal"/>
    <w:link w:val="BodyText2Char"/>
    <w:uiPriority w:val="99"/>
    <w:qFormat/>
    <w:rsid w:val="009c166f"/>
    <w:pPr>
      <w:spacing w:lineRule="auto" w:line="480" w:before="0" w:after="0"/>
      <w:ind w:firstLine="720"/>
      <w:jc w:val="both"/>
    </w:pPr>
    <w:rPr>
      <w:rFonts w:cs="Times New Roman"/>
      <w:color w:val="000080"/>
      <w:sz w:val="24"/>
      <w:szCs w:val="24"/>
    </w:rPr>
  </w:style>
  <w:style w:type="paragraph" w:styleId="ListParagraph">
    <w:name w:val="List Paragraph"/>
    <w:basedOn w:val="Normal"/>
    <w:uiPriority w:val="34"/>
    <w:qFormat/>
    <w:rsid w:val="004a3533"/>
    <w:pPr>
      <w:suppressAutoHyphens w:val="false"/>
      <w:spacing w:lineRule="auto" w:line="276" w:before="0" w:after="200"/>
      <w:ind w:left="720" w:hanging="0"/>
      <w:contextualSpacing/>
    </w:pPr>
    <w:rPr>
      <w:rFonts w:ascii="Calibri" w:hAnsi="Calibri" w:eastAsia="" w:cs="" w:asciiTheme="minorHAnsi" w:cstheme="minorBidi" w:eastAsiaTheme="minorEastAsia" w:hAnsiTheme="minorHAnsi"/>
      <w:lang w:eastAsia="pl-PL"/>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s://doi.org/10.1016/0167-8809(94)00581-X"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footer" Target="footer2.xml"/><Relationship Id="rId10" Type="http://schemas.openxmlformats.org/officeDocument/2006/relationships/comments" Target="comment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F12B7-FA36-4D3E-9CEE-4FB16FB1A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Application>LibreOffice/6.1.6.3$Linux_X86_64 LibreOffice_project/10$Build-3</Application>
  <Pages>27</Pages>
  <Words>6005</Words>
  <Characters>33932</Characters>
  <CharactersWithSpaces>39321</CharactersWithSpaces>
  <Paragraphs>632</Paragraphs>
  <Company>Ekologia UKW</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2020-10-13T17:56:00Z</dcterms:created>
  <dc:creator>rawit</dc:creator>
  <dc:description/>
  <dc:language>en-US</dc:language>
  <cp:lastModifiedBy/>
  <dcterms:modified xsi:type="dcterms:W3CDTF">2020-10-14T13:07:10Z</dcterms:modified>
  <cp:revision>7</cp:revision>
  <dc:subject/>
  <dc:title>Different patterns of diversity, abundance, and community composition of predators, cleptoparasitoids and herbivorous Aculeata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Ekologia UKW</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zotero-version="5.0.89"&gt;&lt;session id="kkaPrDVz"/&gt;&lt;style id="http://www.zotero.org/styles/biological-conservation" hasBibliography="1" bibliographyStyleHasBeenSet="1"/&gt;&lt;prefs&gt;&lt;pref name="fieldType" value="ReferenceMark"/&gt;&lt;pref name="a</vt:lpwstr>
  </property>
  <property fmtid="{D5CDD505-2E9C-101B-9397-08002B2CF9AE}" pid="10" name="ZOTERO_PREF_2">
    <vt:lpwstr>utomaticJournalAbbreviations" value="true"/&gt;&lt;/prefs&gt;&lt;/data&gt;</vt:lpwstr>
  </property>
</Properties>
</file>